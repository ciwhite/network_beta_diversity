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92BF5" w14:textId="28EC709D" w:rsidR="00AF76B4" w:rsidRPr="00D1164B" w:rsidRDefault="00AF76B4" w:rsidP="00AF76B4">
      <w:pPr>
        <w:spacing w:line="480" w:lineRule="auto"/>
        <w:jc w:val="center"/>
        <w:rPr>
          <w:rFonts w:ascii="Times New Roman" w:hAnsi="Times New Roman" w:cs="Times New Roman"/>
          <w:b/>
          <w:bCs/>
          <w:sz w:val="28"/>
          <w:szCs w:val="28"/>
        </w:rPr>
      </w:pPr>
      <w:bookmarkStart w:id="0" w:name="_Hlk8902754"/>
      <w:r w:rsidRPr="00D1164B">
        <w:rPr>
          <w:rFonts w:ascii="Times New Roman" w:hAnsi="Times New Roman" w:cs="Times New Roman"/>
          <w:b/>
          <w:bCs/>
          <w:sz w:val="28"/>
          <w:szCs w:val="28"/>
        </w:rPr>
        <w:t>Anthropogenic induced beta diversity in plant-pollinator networks: dissimilarity, turnover, and predictive power.</w:t>
      </w:r>
    </w:p>
    <w:bookmarkEnd w:id="0"/>
    <w:p w14:paraId="66C093DB" w14:textId="004CCFAC" w:rsidR="00604D8E" w:rsidRPr="00D1164B" w:rsidRDefault="00571EB3" w:rsidP="00571EB3">
      <w:pPr>
        <w:tabs>
          <w:tab w:val="center" w:pos="4513"/>
          <w:tab w:val="left" w:pos="7995"/>
        </w:tabs>
        <w:spacing w:line="480" w:lineRule="auto"/>
        <w:rPr>
          <w:rFonts w:ascii="Times New Roman" w:hAnsi="Times New Roman" w:cs="Times New Roman"/>
          <w:b/>
          <w:sz w:val="28"/>
          <w:szCs w:val="28"/>
        </w:rPr>
      </w:pPr>
      <w:r>
        <w:rPr>
          <w:rFonts w:ascii="Times New Roman" w:hAnsi="Times New Roman" w:cs="Times New Roman"/>
          <w:b/>
          <w:sz w:val="28"/>
          <w:szCs w:val="28"/>
        </w:rPr>
        <w:tab/>
      </w:r>
      <w:r w:rsidR="00604D8E" w:rsidRPr="00D1164B">
        <w:rPr>
          <w:rFonts w:ascii="Times New Roman" w:hAnsi="Times New Roman" w:cs="Times New Roman"/>
          <w:b/>
          <w:sz w:val="28"/>
          <w:szCs w:val="28"/>
        </w:rPr>
        <w:t xml:space="preserve">Cian White, Marcus Collier, </w:t>
      </w:r>
      <w:bookmarkStart w:id="1" w:name="_Hlk8902767"/>
      <w:r w:rsidR="00604D8E" w:rsidRPr="00D1164B">
        <w:rPr>
          <w:rFonts w:ascii="Times New Roman" w:hAnsi="Times New Roman" w:cs="Times New Roman"/>
          <w:b/>
          <w:sz w:val="28"/>
          <w:szCs w:val="28"/>
        </w:rPr>
        <w:t>Jane C. Stout</w:t>
      </w:r>
      <w:bookmarkEnd w:id="1"/>
      <w:r>
        <w:rPr>
          <w:rFonts w:ascii="Times New Roman" w:hAnsi="Times New Roman" w:cs="Times New Roman"/>
          <w:b/>
          <w:sz w:val="28"/>
          <w:szCs w:val="28"/>
        </w:rPr>
        <w:tab/>
      </w:r>
    </w:p>
    <w:p w14:paraId="1C8EB1CC" w14:textId="4E067205" w:rsidR="00400B8C" w:rsidRPr="00D1164B" w:rsidRDefault="00071834" w:rsidP="00D1164B">
      <w:pPr>
        <w:pStyle w:val="Heading1"/>
        <w:spacing w:after="120" w:line="240" w:lineRule="auto"/>
        <w:jc w:val="center"/>
        <w:rPr>
          <w:rFonts w:ascii="Times New Roman" w:hAnsi="Times New Roman" w:cs="Times New Roman"/>
          <w:color w:val="000000" w:themeColor="text1"/>
        </w:rPr>
      </w:pPr>
      <w:r w:rsidRPr="00D1164B">
        <w:rPr>
          <w:rFonts w:ascii="Times New Roman" w:hAnsi="Times New Roman" w:cs="Times New Roman"/>
          <w:color w:val="000000" w:themeColor="text1"/>
        </w:rPr>
        <w:t>Abstract</w:t>
      </w:r>
    </w:p>
    <w:p w14:paraId="788E80F4" w14:textId="4811CFC9" w:rsidR="00C476C8" w:rsidRPr="00400B8C" w:rsidRDefault="00190E86" w:rsidP="00400B8C">
      <w:pPr>
        <w:spacing w:line="480" w:lineRule="auto"/>
        <w:rPr>
          <w:rFonts w:ascii="Times New Roman" w:hAnsi="Times New Roman" w:cs="Times New Roman"/>
          <w:bCs/>
        </w:rPr>
      </w:pPr>
      <w:r>
        <w:rPr>
          <w:rFonts w:ascii="Times New Roman" w:hAnsi="Times New Roman" w:cs="Times New Roman"/>
          <w:bCs/>
        </w:rPr>
        <w:t xml:space="preserve">Biogeography has traditionally focused on the distribution of species, while community ecology has sought to explain the patterns of community composition. </w:t>
      </w:r>
      <w:r w:rsidR="003148FA">
        <w:rPr>
          <w:rFonts w:ascii="Times New Roman" w:hAnsi="Times New Roman" w:cs="Times New Roman"/>
          <w:bCs/>
        </w:rPr>
        <w:t>S</w:t>
      </w:r>
      <w:r>
        <w:rPr>
          <w:rFonts w:ascii="Times New Roman" w:hAnsi="Times New Roman" w:cs="Times New Roman"/>
          <w:bCs/>
        </w:rPr>
        <w:t>pecies interactions networks have rarely been subjected to such analys</w:t>
      </w:r>
      <w:r w:rsidR="004D6E70">
        <w:rPr>
          <w:rFonts w:ascii="Times New Roman" w:hAnsi="Times New Roman" w:cs="Times New Roman"/>
          <w:bCs/>
        </w:rPr>
        <w:t>e</w:t>
      </w:r>
      <w:r>
        <w:rPr>
          <w:rFonts w:ascii="Times New Roman" w:hAnsi="Times New Roman" w:cs="Times New Roman"/>
          <w:bCs/>
        </w:rPr>
        <w:t>s</w:t>
      </w:r>
      <w:r w:rsidR="00571EB3">
        <w:rPr>
          <w:rFonts w:ascii="Times New Roman" w:hAnsi="Times New Roman" w:cs="Times New Roman"/>
          <w:bCs/>
        </w:rPr>
        <w:t>,</w:t>
      </w:r>
      <w:r>
        <w:rPr>
          <w:rFonts w:ascii="Times New Roman" w:hAnsi="Times New Roman" w:cs="Times New Roman"/>
          <w:bCs/>
        </w:rPr>
        <w:t xml:space="preserve"> as modelling tools have only recently been developed</w:t>
      </w:r>
      <w:r w:rsidR="00C90F2D">
        <w:rPr>
          <w:rFonts w:ascii="Times New Roman" w:hAnsi="Times New Roman" w:cs="Times New Roman"/>
          <w:bCs/>
        </w:rPr>
        <w:t xml:space="preserve"> for interaction networks</w:t>
      </w:r>
      <w:r>
        <w:rPr>
          <w:rFonts w:ascii="Times New Roman" w:hAnsi="Times New Roman" w:cs="Times New Roman"/>
          <w:bCs/>
        </w:rPr>
        <w:t xml:space="preserve">. </w:t>
      </w:r>
      <w:r w:rsidR="00400B8C" w:rsidRPr="00400B8C">
        <w:rPr>
          <w:rFonts w:ascii="Times New Roman" w:hAnsi="Times New Roman" w:cs="Times New Roman"/>
          <w:bCs/>
        </w:rPr>
        <w:t>Here, we examine β-diversity of ecological networks using pollination networks sampled a</w:t>
      </w:r>
      <w:r w:rsidR="00976B2E">
        <w:rPr>
          <w:rFonts w:ascii="Times New Roman" w:hAnsi="Times New Roman" w:cs="Times New Roman"/>
          <w:bCs/>
        </w:rPr>
        <w:t xml:space="preserve">long an urbanisation and agricultural intensification gradient in </w:t>
      </w:r>
      <w:r>
        <w:rPr>
          <w:rFonts w:ascii="Times New Roman" w:hAnsi="Times New Roman" w:cs="Times New Roman"/>
          <w:bCs/>
        </w:rPr>
        <w:t>east Leinster</w:t>
      </w:r>
      <w:r w:rsidR="00D57202">
        <w:rPr>
          <w:rFonts w:ascii="Times New Roman" w:hAnsi="Times New Roman" w:cs="Times New Roman"/>
          <w:bCs/>
        </w:rPr>
        <w:t xml:space="preserve">, </w:t>
      </w:r>
      <w:r>
        <w:rPr>
          <w:rFonts w:ascii="Times New Roman" w:hAnsi="Times New Roman" w:cs="Times New Roman"/>
          <w:bCs/>
        </w:rPr>
        <w:t>Ireland.</w:t>
      </w:r>
      <w:r w:rsidR="00400B8C" w:rsidRPr="00400B8C">
        <w:rPr>
          <w:rFonts w:ascii="Times New Roman" w:hAnsi="Times New Roman" w:cs="Times New Roman"/>
          <w:bCs/>
        </w:rPr>
        <w:t xml:space="preserve"> We show</w:t>
      </w:r>
      <w:r w:rsidR="003148FA">
        <w:rPr>
          <w:rFonts w:ascii="Times New Roman" w:hAnsi="Times New Roman" w:cs="Times New Roman"/>
          <w:bCs/>
        </w:rPr>
        <w:t>ed</w:t>
      </w:r>
      <w:r w:rsidR="00400B8C" w:rsidRPr="00400B8C">
        <w:rPr>
          <w:rFonts w:ascii="Times New Roman" w:hAnsi="Times New Roman" w:cs="Times New Roman"/>
          <w:bCs/>
        </w:rPr>
        <w:t xml:space="preserve"> that </w:t>
      </w:r>
      <w:r w:rsidR="00B50201">
        <w:rPr>
          <w:rFonts w:ascii="Times New Roman" w:hAnsi="Times New Roman" w:cs="Times New Roman"/>
          <w:bCs/>
        </w:rPr>
        <w:t>communities and networks in similar anthropogenic landscapes</w:t>
      </w:r>
      <w:r w:rsidR="00400B8C" w:rsidRPr="00400B8C">
        <w:rPr>
          <w:rFonts w:ascii="Times New Roman" w:hAnsi="Times New Roman" w:cs="Times New Roman"/>
          <w:bCs/>
        </w:rPr>
        <w:t xml:space="preserve"> </w:t>
      </w:r>
      <w:r w:rsidR="003148FA">
        <w:rPr>
          <w:rFonts w:ascii="Times New Roman" w:hAnsi="Times New Roman" w:cs="Times New Roman"/>
          <w:bCs/>
        </w:rPr>
        <w:t>were</w:t>
      </w:r>
      <w:r w:rsidR="003148FA" w:rsidRPr="00400B8C">
        <w:rPr>
          <w:rFonts w:ascii="Times New Roman" w:hAnsi="Times New Roman" w:cs="Times New Roman"/>
          <w:bCs/>
        </w:rPr>
        <w:t xml:space="preserve"> </w:t>
      </w:r>
      <w:r w:rsidR="00400B8C" w:rsidRPr="00400B8C">
        <w:rPr>
          <w:rFonts w:ascii="Times New Roman" w:hAnsi="Times New Roman" w:cs="Times New Roman"/>
          <w:bCs/>
        </w:rPr>
        <w:t>more similar</w:t>
      </w:r>
      <w:r w:rsidR="00976B2E">
        <w:rPr>
          <w:rFonts w:ascii="Times New Roman" w:hAnsi="Times New Roman" w:cs="Times New Roman"/>
          <w:bCs/>
        </w:rPr>
        <w:t xml:space="preserve"> </w:t>
      </w:r>
      <w:r w:rsidR="00400B8C" w:rsidRPr="00400B8C">
        <w:rPr>
          <w:rFonts w:ascii="Times New Roman" w:hAnsi="Times New Roman" w:cs="Times New Roman"/>
          <w:bCs/>
        </w:rPr>
        <w:t xml:space="preserve">in their composition of plants, pollinators and interactions than expected from </w:t>
      </w:r>
      <w:r w:rsidR="00A13906">
        <w:rPr>
          <w:rFonts w:ascii="Times New Roman" w:hAnsi="Times New Roman" w:cs="Times New Roman"/>
          <w:bCs/>
        </w:rPr>
        <w:t>null</w:t>
      </w:r>
      <w:r w:rsidR="00400B8C" w:rsidRPr="00400B8C">
        <w:rPr>
          <w:rFonts w:ascii="Times New Roman" w:hAnsi="Times New Roman" w:cs="Times New Roman"/>
          <w:bCs/>
        </w:rPr>
        <w:t xml:space="preserve"> distributions. We further show</w:t>
      </w:r>
      <w:r w:rsidR="003148FA">
        <w:rPr>
          <w:rFonts w:ascii="Times New Roman" w:hAnsi="Times New Roman" w:cs="Times New Roman"/>
          <w:bCs/>
        </w:rPr>
        <w:t>ed</w:t>
      </w:r>
      <w:r w:rsidR="00400B8C" w:rsidRPr="00400B8C">
        <w:rPr>
          <w:rFonts w:ascii="Times New Roman" w:hAnsi="Times New Roman" w:cs="Times New Roman"/>
          <w:bCs/>
        </w:rPr>
        <w:t xml:space="preserve"> that species </w:t>
      </w:r>
      <w:r w:rsidR="00571EB3">
        <w:rPr>
          <w:rFonts w:ascii="Times New Roman" w:hAnsi="Times New Roman" w:cs="Times New Roman"/>
          <w:bCs/>
        </w:rPr>
        <w:t xml:space="preserve">turnover, especially of plants, </w:t>
      </w:r>
      <w:r w:rsidR="00400B8C" w:rsidRPr="00400B8C">
        <w:rPr>
          <w:rFonts w:ascii="Times New Roman" w:hAnsi="Times New Roman" w:cs="Times New Roman"/>
          <w:bCs/>
        </w:rPr>
        <w:t>is the major driver of interaction turnover</w:t>
      </w:r>
      <w:r w:rsidR="00976B2E">
        <w:rPr>
          <w:rFonts w:ascii="Times New Roman" w:hAnsi="Times New Roman" w:cs="Times New Roman"/>
          <w:bCs/>
        </w:rPr>
        <w:t xml:space="preserve">, </w:t>
      </w:r>
      <w:r w:rsidR="00400B8C" w:rsidRPr="00400B8C">
        <w:rPr>
          <w:rFonts w:ascii="Times New Roman" w:hAnsi="Times New Roman" w:cs="Times New Roman"/>
          <w:bCs/>
        </w:rPr>
        <w:t>and that this contribution increase</w:t>
      </w:r>
      <w:r w:rsidR="003148FA">
        <w:rPr>
          <w:rFonts w:ascii="Times New Roman" w:hAnsi="Times New Roman" w:cs="Times New Roman"/>
          <w:bCs/>
        </w:rPr>
        <w:t>d</w:t>
      </w:r>
      <w:r w:rsidR="00400B8C" w:rsidRPr="00400B8C">
        <w:rPr>
          <w:rFonts w:ascii="Times New Roman" w:hAnsi="Times New Roman" w:cs="Times New Roman"/>
          <w:bCs/>
        </w:rPr>
        <w:t xml:space="preserve"> with </w:t>
      </w:r>
      <w:r w:rsidR="00AF76B4">
        <w:rPr>
          <w:rFonts w:ascii="Times New Roman" w:hAnsi="Times New Roman" w:cs="Times New Roman"/>
          <w:bCs/>
        </w:rPr>
        <w:t xml:space="preserve">anthropogenic induced </w:t>
      </w:r>
      <w:r w:rsidR="00976B2E">
        <w:rPr>
          <w:rFonts w:ascii="Times New Roman" w:hAnsi="Times New Roman" w:cs="Times New Roman"/>
          <w:bCs/>
        </w:rPr>
        <w:t>environmental dissimilarity</w:t>
      </w:r>
      <w:r w:rsidR="00571EB3">
        <w:rPr>
          <w:rFonts w:ascii="Times New Roman" w:hAnsi="Times New Roman" w:cs="Times New Roman"/>
          <w:bCs/>
        </w:rPr>
        <w:t>,</w:t>
      </w:r>
      <w:r w:rsidR="00976B2E">
        <w:rPr>
          <w:rFonts w:ascii="Times New Roman" w:hAnsi="Times New Roman" w:cs="Times New Roman"/>
          <w:bCs/>
        </w:rPr>
        <w:t xml:space="preserve"> but not spatial distance</w:t>
      </w:r>
      <w:r w:rsidR="00400B8C" w:rsidRPr="00400B8C">
        <w:rPr>
          <w:rFonts w:ascii="Times New Roman" w:hAnsi="Times New Roman" w:cs="Times New Roman"/>
          <w:bCs/>
        </w:rPr>
        <w:t xml:space="preserve">. Finally, we </w:t>
      </w:r>
      <w:r w:rsidR="00757059">
        <w:rPr>
          <w:rFonts w:ascii="Times New Roman" w:hAnsi="Times New Roman" w:cs="Times New Roman"/>
          <w:bCs/>
        </w:rPr>
        <w:t>buil</w:t>
      </w:r>
      <w:r w:rsidR="003148FA">
        <w:rPr>
          <w:rFonts w:ascii="Times New Roman" w:hAnsi="Times New Roman" w:cs="Times New Roman"/>
          <w:bCs/>
        </w:rPr>
        <w:t>t</w:t>
      </w:r>
      <w:r w:rsidR="00757059">
        <w:rPr>
          <w:rFonts w:ascii="Times New Roman" w:hAnsi="Times New Roman" w:cs="Times New Roman"/>
          <w:bCs/>
        </w:rPr>
        <w:t xml:space="preserve"> models to predict each of the drivers of interaction </w:t>
      </w:r>
      <w:proofErr w:type="gramStart"/>
      <w:r w:rsidR="00757059">
        <w:rPr>
          <w:rFonts w:ascii="Times New Roman" w:hAnsi="Times New Roman" w:cs="Times New Roman"/>
          <w:bCs/>
        </w:rPr>
        <w:t xml:space="preserve">turnover, </w:t>
      </w:r>
      <w:r w:rsidR="003148FA">
        <w:rPr>
          <w:rFonts w:ascii="Times New Roman" w:hAnsi="Times New Roman" w:cs="Times New Roman"/>
          <w:bCs/>
        </w:rPr>
        <w:t>and</w:t>
      </w:r>
      <w:proofErr w:type="gramEnd"/>
      <w:r w:rsidR="003148FA">
        <w:rPr>
          <w:rFonts w:ascii="Times New Roman" w:hAnsi="Times New Roman" w:cs="Times New Roman"/>
          <w:bCs/>
        </w:rPr>
        <w:t xml:space="preserve"> </w:t>
      </w:r>
      <w:r w:rsidR="00757059">
        <w:rPr>
          <w:rFonts w:ascii="Times New Roman" w:hAnsi="Times New Roman" w:cs="Times New Roman"/>
          <w:bCs/>
        </w:rPr>
        <w:t>compar</w:t>
      </w:r>
      <w:r w:rsidR="003148FA">
        <w:rPr>
          <w:rFonts w:ascii="Times New Roman" w:hAnsi="Times New Roman" w:cs="Times New Roman"/>
          <w:bCs/>
        </w:rPr>
        <w:t xml:space="preserve">ed </w:t>
      </w:r>
      <w:r w:rsidR="00757059">
        <w:rPr>
          <w:rFonts w:ascii="Times New Roman" w:hAnsi="Times New Roman" w:cs="Times New Roman"/>
          <w:bCs/>
        </w:rPr>
        <w:t>the performance of models that include</w:t>
      </w:r>
      <w:r w:rsidR="003148FA">
        <w:rPr>
          <w:rFonts w:ascii="Times New Roman" w:hAnsi="Times New Roman" w:cs="Times New Roman"/>
          <w:bCs/>
        </w:rPr>
        <w:t>d</w:t>
      </w:r>
      <w:r w:rsidR="00757059">
        <w:rPr>
          <w:rFonts w:ascii="Times New Roman" w:hAnsi="Times New Roman" w:cs="Times New Roman"/>
          <w:bCs/>
        </w:rPr>
        <w:t xml:space="preserve"> site characteristics and interaction properties to models that contain</w:t>
      </w:r>
      <w:r w:rsidR="003148FA">
        <w:rPr>
          <w:rFonts w:ascii="Times New Roman" w:hAnsi="Times New Roman" w:cs="Times New Roman"/>
          <w:bCs/>
        </w:rPr>
        <w:t>ed</w:t>
      </w:r>
      <w:r w:rsidR="00757059">
        <w:rPr>
          <w:rFonts w:ascii="Times New Roman" w:hAnsi="Times New Roman" w:cs="Times New Roman"/>
          <w:bCs/>
        </w:rPr>
        <w:t xml:space="preserve"> species level effects</w:t>
      </w:r>
      <w:r w:rsidR="00AF76B4">
        <w:rPr>
          <w:rFonts w:ascii="Times New Roman" w:hAnsi="Times New Roman" w:cs="Times New Roman"/>
          <w:bCs/>
        </w:rPr>
        <w:t>. We</w:t>
      </w:r>
      <w:r w:rsidR="00757059">
        <w:rPr>
          <w:rFonts w:ascii="Times New Roman" w:hAnsi="Times New Roman" w:cs="Times New Roman"/>
          <w:bCs/>
        </w:rPr>
        <w:t xml:space="preserve"> show that if we are to accurately predict interaction turnover</w:t>
      </w:r>
      <w:r w:rsidR="00571EB3">
        <w:rPr>
          <w:rFonts w:ascii="Times New Roman" w:hAnsi="Times New Roman" w:cs="Times New Roman"/>
          <w:bCs/>
        </w:rPr>
        <w:t>,</w:t>
      </w:r>
      <w:r w:rsidR="00757059">
        <w:rPr>
          <w:rFonts w:ascii="Times New Roman" w:hAnsi="Times New Roman" w:cs="Times New Roman"/>
          <w:bCs/>
        </w:rPr>
        <w:t xml:space="preserve"> data </w:t>
      </w:r>
      <w:r w:rsidR="00571EB3">
        <w:rPr>
          <w:rFonts w:ascii="Times New Roman" w:hAnsi="Times New Roman" w:cs="Times New Roman"/>
          <w:bCs/>
        </w:rPr>
        <w:t xml:space="preserve">are </w:t>
      </w:r>
      <w:r w:rsidR="00757059">
        <w:rPr>
          <w:rFonts w:ascii="Times New Roman" w:hAnsi="Times New Roman" w:cs="Times New Roman"/>
          <w:bCs/>
        </w:rPr>
        <w:t xml:space="preserve">required on the </w:t>
      </w:r>
      <w:r w:rsidR="00B50201">
        <w:rPr>
          <w:rFonts w:ascii="Times New Roman" w:hAnsi="Times New Roman" w:cs="Times New Roman"/>
          <w:bCs/>
        </w:rPr>
        <w:t>species-specific</w:t>
      </w:r>
      <w:r w:rsidR="00757059">
        <w:rPr>
          <w:rFonts w:ascii="Times New Roman" w:hAnsi="Times New Roman" w:cs="Times New Roman"/>
          <w:bCs/>
        </w:rPr>
        <w:t xml:space="preserve"> responses to environmental gradients. </w:t>
      </w:r>
      <w:r w:rsidR="00400B8C" w:rsidRPr="00400B8C">
        <w:rPr>
          <w:rFonts w:ascii="Times New Roman" w:hAnsi="Times New Roman" w:cs="Times New Roman"/>
          <w:bCs/>
        </w:rPr>
        <w:t>Th</w:t>
      </w:r>
      <w:r w:rsidR="00757059">
        <w:rPr>
          <w:rFonts w:ascii="Times New Roman" w:hAnsi="Times New Roman" w:cs="Times New Roman"/>
          <w:bCs/>
        </w:rPr>
        <w:t>is study</w:t>
      </w:r>
      <w:r w:rsidR="00400B8C" w:rsidRPr="00400B8C">
        <w:rPr>
          <w:rFonts w:ascii="Times New Roman" w:hAnsi="Times New Roman" w:cs="Times New Roman"/>
          <w:bCs/>
        </w:rPr>
        <w:t xml:space="preserve"> highlights the importance</w:t>
      </w:r>
      <w:r w:rsidR="00F32D14">
        <w:rPr>
          <w:rFonts w:ascii="Times New Roman" w:hAnsi="Times New Roman" w:cs="Times New Roman"/>
          <w:bCs/>
        </w:rPr>
        <w:t xml:space="preserve"> of</w:t>
      </w:r>
      <w:r w:rsidR="00400B8C" w:rsidRPr="00400B8C">
        <w:rPr>
          <w:rFonts w:ascii="Times New Roman" w:hAnsi="Times New Roman" w:cs="Times New Roman"/>
          <w:bCs/>
        </w:rPr>
        <w:t xml:space="preserve"> </w:t>
      </w:r>
      <w:r w:rsidR="00757059" w:rsidRPr="00400B8C">
        <w:rPr>
          <w:rFonts w:ascii="Times New Roman" w:hAnsi="Times New Roman" w:cs="Times New Roman"/>
          <w:bCs/>
        </w:rPr>
        <w:t>anthropogenic disturbances</w:t>
      </w:r>
      <w:r w:rsidR="00757059">
        <w:rPr>
          <w:rFonts w:ascii="Times New Roman" w:hAnsi="Times New Roman" w:cs="Times New Roman"/>
          <w:bCs/>
        </w:rPr>
        <w:t xml:space="preserve"> when considering the biogeography of interaction networks</w:t>
      </w:r>
      <w:r w:rsidR="00F32D14">
        <w:rPr>
          <w:rFonts w:ascii="Times New Roman" w:hAnsi="Times New Roman" w:cs="Times New Roman"/>
          <w:bCs/>
        </w:rPr>
        <w:t>, especially in human dominated landscapes</w:t>
      </w:r>
      <w:r w:rsidR="004D6E70">
        <w:rPr>
          <w:rFonts w:ascii="Times New Roman" w:hAnsi="Times New Roman" w:cs="Times New Roman"/>
          <w:bCs/>
        </w:rPr>
        <w:t xml:space="preserve"> </w:t>
      </w:r>
      <w:r w:rsidR="00F32D14">
        <w:rPr>
          <w:rFonts w:ascii="Times New Roman" w:hAnsi="Times New Roman" w:cs="Times New Roman"/>
          <w:bCs/>
        </w:rPr>
        <w:t>where geographical effects can be secondary sources of variation. Yet, to build a predictive science of the biogeography of interaction networks</w:t>
      </w:r>
      <w:r w:rsidR="00571EB3">
        <w:rPr>
          <w:rFonts w:ascii="Times New Roman" w:hAnsi="Times New Roman" w:cs="Times New Roman"/>
          <w:bCs/>
        </w:rPr>
        <w:t>,</w:t>
      </w:r>
      <w:r w:rsidR="00F32D14">
        <w:rPr>
          <w:rFonts w:ascii="Times New Roman" w:hAnsi="Times New Roman" w:cs="Times New Roman"/>
          <w:bCs/>
        </w:rPr>
        <w:t xml:space="preserve"> further species-specific responses need to be incorporated into </w:t>
      </w:r>
      <w:r>
        <w:rPr>
          <w:rFonts w:ascii="Times New Roman" w:hAnsi="Times New Roman" w:cs="Times New Roman"/>
          <w:bCs/>
        </w:rPr>
        <w:t xml:space="preserve">interaction distribution </w:t>
      </w:r>
      <w:r w:rsidR="00F32D14">
        <w:rPr>
          <w:rFonts w:ascii="Times New Roman" w:hAnsi="Times New Roman" w:cs="Times New Roman"/>
          <w:bCs/>
        </w:rPr>
        <w:t>modelling approaches.</w:t>
      </w:r>
    </w:p>
    <w:p w14:paraId="76BBEA0F" w14:textId="364E571D" w:rsidR="00F447D2" w:rsidRPr="00D1164B" w:rsidRDefault="00604D8E" w:rsidP="00D1164B">
      <w:pPr>
        <w:pStyle w:val="Heading1"/>
        <w:spacing w:after="120" w:line="240" w:lineRule="auto"/>
        <w:rPr>
          <w:rFonts w:ascii="Times New Roman" w:hAnsi="Times New Roman" w:cs="Times New Roman"/>
          <w:color w:val="auto"/>
        </w:rPr>
      </w:pPr>
      <w:r w:rsidRPr="00D1164B">
        <w:rPr>
          <w:rFonts w:ascii="Times New Roman" w:hAnsi="Times New Roman" w:cs="Times New Roman"/>
          <w:color w:val="auto"/>
        </w:rPr>
        <w:t>Introduction</w:t>
      </w:r>
    </w:p>
    <w:p w14:paraId="4C597C2F" w14:textId="113F212C" w:rsidR="00451079" w:rsidRDefault="00604D8E" w:rsidP="00604D8E">
      <w:pPr>
        <w:spacing w:line="480" w:lineRule="auto"/>
        <w:rPr>
          <w:rFonts w:ascii="Times New Roman" w:hAnsi="Times New Roman" w:cs="Times New Roman"/>
        </w:rPr>
      </w:pPr>
      <w:r w:rsidRPr="00604D8E">
        <w:rPr>
          <w:rFonts w:ascii="Times New Roman" w:hAnsi="Times New Roman" w:cs="Times New Roman"/>
        </w:rPr>
        <w:t xml:space="preserve">As human dominance of the biosphere continues to grow, two landscape types are continuing to expand: agricultural and urban systems (Foley et al. 2005; </w:t>
      </w:r>
      <w:proofErr w:type="spellStart"/>
      <w:r w:rsidRPr="00604D8E">
        <w:rPr>
          <w:rFonts w:ascii="Times New Roman" w:hAnsi="Times New Roman" w:cs="Times New Roman"/>
        </w:rPr>
        <w:t>Seto</w:t>
      </w:r>
      <w:proofErr w:type="spellEnd"/>
      <w:r w:rsidRPr="00604D8E">
        <w:rPr>
          <w:rFonts w:ascii="Times New Roman" w:hAnsi="Times New Roman" w:cs="Times New Roman"/>
        </w:rPr>
        <w:t xml:space="preserve">, Sánchez-Rodríguez &amp; </w:t>
      </w:r>
      <w:proofErr w:type="spellStart"/>
      <w:r w:rsidRPr="00604D8E">
        <w:rPr>
          <w:rFonts w:ascii="Times New Roman" w:hAnsi="Times New Roman" w:cs="Times New Roman"/>
        </w:rPr>
        <w:t>Fragkias</w:t>
      </w:r>
      <w:proofErr w:type="spellEnd"/>
      <w:r w:rsidRPr="00604D8E">
        <w:rPr>
          <w:rFonts w:ascii="Times New Roman" w:hAnsi="Times New Roman" w:cs="Times New Roman"/>
        </w:rPr>
        <w:t xml:space="preserve"> </w:t>
      </w:r>
      <w:r w:rsidRPr="00604D8E">
        <w:rPr>
          <w:rFonts w:ascii="Times New Roman" w:hAnsi="Times New Roman" w:cs="Times New Roman"/>
        </w:rPr>
        <w:lastRenderedPageBreak/>
        <w:t>2010). While agricultural ecosystems have been extensively studied, and the negative effects of agricultural intensification on species and ecological processes are relatively well known (IPBES 2018), it is only in the last two decades that attention has turned to urban ecosystems (</w:t>
      </w:r>
      <w:proofErr w:type="spellStart"/>
      <w:r w:rsidRPr="00604D8E">
        <w:rPr>
          <w:rFonts w:ascii="Times New Roman" w:hAnsi="Times New Roman" w:cs="Times New Roman"/>
        </w:rPr>
        <w:t>McPhearson</w:t>
      </w:r>
      <w:proofErr w:type="spellEnd"/>
      <w:r w:rsidRPr="00604D8E">
        <w:rPr>
          <w:rFonts w:ascii="Times New Roman" w:hAnsi="Times New Roman" w:cs="Times New Roman"/>
        </w:rPr>
        <w:t xml:space="preserve"> et al. 2016).</w:t>
      </w:r>
    </w:p>
    <w:p w14:paraId="4928C0B8" w14:textId="7557F4CF" w:rsidR="00604D8E" w:rsidRPr="00604D8E" w:rsidRDefault="00604D8E" w:rsidP="00604D8E">
      <w:pPr>
        <w:spacing w:line="480" w:lineRule="auto"/>
        <w:rPr>
          <w:rFonts w:ascii="Times New Roman" w:hAnsi="Times New Roman" w:cs="Times New Roman"/>
        </w:rPr>
      </w:pPr>
      <w:r w:rsidRPr="00604D8E">
        <w:rPr>
          <w:rFonts w:ascii="Times New Roman" w:hAnsi="Times New Roman" w:cs="Times New Roman"/>
        </w:rPr>
        <w:t>Urban landscapes can negatively affect many species, with species richness tending to be lower in urban landscapes (</w:t>
      </w:r>
      <w:proofErr w:type="spellStart"/>
      <w:r w:rsidRPr="00604D8E">
        <w:rPr>
          <w:rFonts w:ascii="Times New Roman" w:hAnsi="Times New Roman" w:cs="Times New Roman"/>
        </w:rPr>
        <w:t>S</w:t>
      </w:r>
      <w:r w:rsidR="00593BB7">
        <w:rPr>
          <w:rFonts w:ascii="Times New Roman" w:hAnsi="Times New Roman" w:cs="Times New Roman"/>
        </w:rPr>
        <w:t>h</w:t>
      </w:r>
      <w:r w:rsidRPr="00604D8E">
        <w:rPr>
          <w:rFonts w:ascii="Times New Roman" w:hAnsi="Times New Roman" w:cs="Times New Roman"/>
        </w:rPr>
        <w:t>ochat</w:t>
      </w:r>
      <w:proofErr w:type="spellEnd"/>
      <w:r w:rsidRPr="00604D8E">
        <w:rPr>
          <w:rFonts w:ascii="Times New Roman" w:hAnsi="Times New Roman" w:cs="Times New Roman"/>
        </w:rPr>
        <w:t xml:space="preserve"> et al. 2006, Grimm et al. 2008, McKinney 2008). </w:t>
      </w:r>
      <w:r w:rsidR="00451079">
        <w:rPr>
          <w:rFonts w:ascii="Times New Roman" w:hAnsi="Times New Roman" w:cs="Times New Roman"/>
        </w:rPr>
        <w:t>Yet</w:t>
      </w:r>
      <w:r w:rsidRPr="00604D8E">
        <w:rPr>
          <w:rFonts w:ascii="Times New Roman" w:hAnsi="Times New Roman" w:cs="Times New Roman"/>
        </w:rPr>
        <w:t>, urban adapted species can thrive, occurring at high abundance levels (</w:t>
      </w:r>
      <w:proofErr w:type="spellStart"/>
      <w:r w:rsidRPr="00604D8E">
        <w:rPr>
          <w:rFonts w:ascii="Times New Roman" w:hAnsi="Times New Roman" w:cs="Times New Roman"/>
        </w:rPr>
        <w:t>S</w:t>
      </w:r>
      <w:r w:rsidR="00593BB7">
        <w:rPr>
          <w:rFonts w:ascii="Times New Roman" w:hAnsi="Times New Roman" w:cs="Times New Roman"/>
        </w:rPr>
        <w:t>h</w:t>
      </w:r>
      <w:r w:rsidRPr="00604D8E">
        <w:rPr>
          <w:rFonts w:ascii="Times New Roman" w:hAnsi="Times New Roman" w:cs="Times New Roman"/>
        </w:rPr>
        <w:t>ochat</w:t>
      </w:r>
      <w:proofErr w:type="spellEnd"/>
      <w:r w:rsidRPr="00604D8E">
        <w:rPr>
          <w:rFonts w:ascii="Times New Roman" w:hAnsi="Times New Roman" w:cs="Times New Roman"/>
        </w:rPr>
        <w:t xml:space="preserve"> et al. 2010), with accumulating evidence that the urban landscape is already driving conserved phenotypic changes (Alberti et al. 2017, Alberti </w:t>
      </w:r>
      <w:proofErr w:type="spellStart"/>
      <w:r w:rsidRPr="00604D8E">
        <w:rPr>
          <w:rFonts w:ascii="Times New Roman" w:hAnsi="Times New Roman" w:cs="Times New Roman"/>
        </w:rPr>
        <w:t>Marzluff</w:t>
      </w:r>
      <w:proofErr w:type="spellEnd"/>
      <w:r w:rsidRPr="00604D8E">
        <w:rPr>
          <w:rFonts w:ascii="Times New Roman" w:hAnsi="Times New Roman" w:cs="Times New Roman"/>
        </w:rPr>
        <w:t xml:space="preserve"> &amp; Hunt 2017). Urban areas can potentially act as a refuge for species (</w:t>
      </w:r>
      <w:r w:rsidR="00593BB7" w:rsidRPr="00D1410A">
        <w:rPr>
          <w:rFonts w:ascii="Times New Roman" w:hAnsi="Times New Roman" w:cs="Times New Roman"/>
        </w:rPr>
        <w:t>Carrier</w:t>
      </w:r>
      <w:r w:rsidR="00593BB7" w:rsidRPr="00604D8E">
        <w:rPr>
          <w:rFonts w:ascii="Times New Roman" w:hAnsi="Times New Roman" w:cs="Times New Roman"/>
        </w:rPr>
        <w:t xml:space="preserve"> </w:t>
      </w:r>
      <w:r w:rsidRPr="00604D8E">
        <w:rPr>
          <w:rFonts w:ascii="Times New Roman" w:hAnsi="Times New Roman" w:cs="Times New Roman"/>
        </w:rPr>
        <w:t xml:space="preserve">&amp; </w:t>
      </w:r>
      <w:proofErr w:type="spellStart"/>
      <w:r w:rsidRPr="00604D8E">
        <w:rPr>
          <w:rFonts w:ascii="Times New Roman" w:hAnsi="Times New Roman" w:cs="Times New Roman"/>
        </w:rPr>
        <w:t>Beebee</w:t>
      </w:r>
      <w:proofErr w:type="spellEnd"/>
      <w:r w:rsidRPr="00604D8E">
        <w:rPr>
          <w:rFonts w:ascii="Times New Roman" w:hAnsi="Times New Roman" w:cs="Times New Roman"/>
        </w:rPr>
        <w:t xml:space="preserve"> 2003, Menke et al. 2011, Hall et al. 2017), with gardens and public space recognised as important conservation </w:t>
      </w:r>
      <w:r w:rsidR="002E2573">
        <w:rPr>
          <w:rFonts w:ascii="Times New Roman" w:hAnsi="Times New Roman" w:cs="Times New Roman"/>
        </w:rPr>
        <w:t>arenas</w:t>
      </w:r>
      <w:r w:rsidRPr="00604D8E">
        <w:rPr>
          <w:rFonts w:ascii="Times New Roman" w:hAnsi="Times New Roman" w:cs="Times New Roman"/>
        </w:rPr>
        <w:t xml:space="preserve"> (Goddard, </w:t>
      </w:r>
      <w:proofErr w:type="spellStart"/>
      <w:r w:rsidRPr="00604D8E">
        <w:rPr>
          <w:rFonts w:ascii="Times New Roman" w:hAnsi="Times New Roman" w:cs="Times New Roman"/>
        </w:rPr>
        <w:t>Dougill</w:t>
      </w:r>
      <w:proofErr w:type="spellEnd"/>
      <w:r w:rsidRPr="00604D8E">
        <w:rPr>
          <w:rFonts w:ascii="Times New Roman" w:hAnsi="Times New Roman" w:cs="Times New Roman"/>
        </w:rPr>
        <w:t xml:space="preserve"> &amp; Benton 2010).</w:t>
      </w:r>
      <w:r w:rsidR="002E2573">
        <w:rPr>
          <w:rFonts w:ascii="Times New Roman" w:hAnsi="Times New Roman" w:cs="Times New Roman"/>
        </w:rPr>
        <w:t xml:space="preserve"> </w:t>
      </w:r>
      <w:r w:rsidRPr="00604D8E">
        <w:rPr>
          <w:rFonts w:ascii="Times New Roman" w:hAnsi="Times New Roman" w:cs="Times New Roman"/>
        </w:rPr>
        <w:t xml:space="preserve">Furthermore, effects are not uniform across either urban or agricultural </w:t>
      </w:r>
      <w:r w:rsidR="00593BB7" w:rsidRPr="00604D8E">
        <w:rPr>
          <w:rFonts w:ascii="Times New Roman" w:hAnsi="Times New Roman" w:cs="Times New Roman"/>
        </w:rPr>
        <w:t>landscapes</w:t>
      </w:r>
      <w:r w:rsidR="00593BB7">
        <w:rPr>
          <w:rFonts w:ascii="Times New Roman" w:hAnsi="Times New Roman" w:cs="Times New Roman"/>
        </w:rPr>
        <w:t xml:space="preserve"> but</w:t>
      </w:r>
      <w:r w:rsidRPr="00604D8E">
        <w:rPr>
          <w:rFonts w:ascii="Times New Roman" w:hAnsi="Times New Roman" w:cs="Times New Roman"/>
        </w:rPr>
        <w:t xml:space="preserve"> vary with intensity. While previous reviews of urban gradients have indicated that species richness follows a hump shaped curve along an urban gradient, with species richness peaking at medium levels of urban intensity (Blair 1999, McKinney 2002, Germaine &amp; </w:t>
      </w:r>
      <w:proofErr w:type="spellStart"/>
      <w:r w:rsidRPr="00604D8E">
        <w:rPr>
          <w:rFonts w:ascii="Times New Roman" w:hAnsi="Times New Roman" w:cs="Times New Roman"/>
        </w:rPr>
        <w:t>Wakeling</w:t>
      </w:r>
      <w:proofErr w:type="spellEnd"/>
      <w:r w:rsidRPr="00604D8E">
        <w:rPr>
          <w:rFonts w:ascii="Times New Roman" w:hAnsi="Times New Roman" w:cs="Times New Roman"/>
        </w:rPr>
        <w:t xml:space="preserve"> 2001, </w:t>
      </w:r>
      <w:proofErr w:type="spellStart"/>
      <w:r w:rsidRPr="00604D8E">
        <w:rPr>
          <w:rFonts w:ascii="Times New Roman" w:hAnsi="Times New Roman" w:cs="Times New Roman"/>
        </w:rPr>
        <w:t>S</w:t>
      </w:r>
      <w:r w:rsidR="00593BB7">
        <w:rPr>
          <w:rFonts w:ascii="Times New Roman" w:hAnsi="Times New Roman" w:cs="Times New Roman"/>
        </w:rPr>
        <w:t>h</w:t>
      </w:r>
      <w:r w:rsidRPr="00604D8E">
        <w:rPr>
          <w:rFonts w:ascii="Times New Roman" w:hAnsi="Times New Roman" w:cs="Times New Roman"/>
        </w:rPr>
        <w:t>ochat</w:t>
      </w:r>
      <w:proofErr w:type="spellEnd"/>
      <w:r w:rsidRPr="00604D8E">
        <w:rPr>
          <w:rFonts w:ascii="Times New Roman" w:hAnsi="Times New Roman" w:cs="Times New Roman"/>
        </w:rPr>
        <w:t xml:space="preserve"> et al. 2006), more recent global </w:t>
      </w:r>
      <w:r w:rsidR="00593BB7" w:rsidRPr="00604D8E">
        <w:rPr>
          <w:rFonts w:ascii="Times New Roman" w:hAnsi="Times New Roman" w:cs="Times New Roman"/>
        </w:rPr>
        <w:t>meta-analyses</w:t>
      </w:r>
      <w:r w:rsidRPr="00604D8E">
        <w:rPr>
          <w:rFonts w:ascii="Times New Roman" w:hAnsi="Times New Roman" w:cs="Times New Roman"/>
        </w:rPr>
        <w:t xml:space="preserve"> have indicated that increasing intensity of urbanisation continually erodes species richness when compared to natural habitats (Newbold et al. 2015). Newbold et al. (2015) found a similar pattern and magnitude of species loss for increasing intensity of crop and pastoral agriculture and plantation silviculture, indicating that land use intensification in general reduces local species richness (Gerstner 2014, Beckmann et al. 2019). Yet, the response of any </w:t>
      </w:r>
      <w:r w:rsidR="002142E1" w:rsidRPr="00604D8E">
        <w:rPr>
          <w:rFonts w:ascii="Times New Roman" w:hAnsi="Times New Roman" w:cs="Times New Roman"/>
        </w:rPr>
        <w:t>species</w:t>
      </w:r>
      <w:r w:rsidRPr="00604D8E">
        <w:rPr>
          <w:rFonts w:ascii="Times New Roman" w:hAnsi="Times New Roman" w:cs="Times New Roman"/>
        </w:rPr>
        <w:t xml:space="preserve"> to increasing land use intensity can be specific to the land use and the species’ functional traits (Rader et al. 2014). For example, urban landscapes have been suggested as a potential refuge for bees</w:t>
      </w:r>
      <w:r w:rsidR="00B50201">
        <w:rPr>
          <w:rFonts w:ascii="Times New Roman" w:hAnsi="Times New Roman" w:cs="Times New Roman"/>
        </w:rPr>
        <w:t>, but not other insect pollinator groups,</w:t>
      </w:r>
      <w:r w:rsidRPr="00604D8E">
        <w:rPr>
          <w:rFonts w:ascii="Times New Roman" w:hAnsi="Times New Roman" w:cs="Times New Roman"/>
        </w:rPr>
        <w:t xml:space="preserve"> from the surrounding agricultural matrix (Hall et al. 2017). </w:t>
      </w:r>
    </w:p>
    <w:p w14:paraId="2B13DCED" w14:textId="3A57AA88" w:rsidR="00631482" w:rsidRDefault="00631482" w:rsidP="00604D8E">
      <w:pPr>
        <w:spacing w:line="480" w:lineRule="auto"/>
        <w:rPr>
          <w:rFonts w:ascii="Times New Roman" w:hAnsi="Times New Roman" w:cs="Times New Roman"/>
        </w:rPr>
      </w:pPr>
      <w:proofErr w:type="gramStart"/>
      <w:r>
        <w:rPr>
          <w:rFonts w:ascii="Times New Roman" w:hAnsi="Times New Roman" w:cs="Times New Roman"/>
        </w:rPr>
        <w:t>Moving beyond local species richness, t</w:t>
      </w:r>
      <w:r w:rsidRPr="00604D8E">
        <w:rPr>
          <w:rFonts w:ascii="Times New Roman" w:hAnsi="Times New Roman" w:cs="Times New Roman"/>
        </w:rPr>
        <w:t>here</w:t>
      </w:r>
      <w:proofErr w:type="gramEnd"/>
      <w:r w:rsidRPr="00604D8E">
        <w:rPr>
          <w:rFonts w:ascii="Times New Roman" w:hAnsi="Times New Roman" w:cs="Times New Roman"/>
        </w:rPr>
        <w:t xml:space="preserve"> is building consensus that </w:t>
      </w:r>
      <w:r w:rsidR="002142E1" w:rsidRPr="00343AA3">
        <w:rPr>
          <w:rFonts w:ascii="Times New Roman" w:hAnsi="Times New Roman" w:cs="Times New Roman"/>
        </w:rPr>
        <w:t>β‐diversity</w:t>
      </w:r>
      <w:r>
        <w:rPr>
          <w:rFonts w:ascii="Times New Roman" w:hAnsi="Times New Roman" w:cs="Times New Roman"/>
        </w:rPr>
        <w:t>, the turnover of species among communities,</w:t>
      </w:r>
      <w:r w:rsidRPr="00604D8E">
        <w:rPr>
          <w:rFonts w:ascii="Times New Roman" w:hAnsi="Times New Roman" w:cs="Times New Roman"/>
        </w:rPr>
        <w:t xml:space="preserve"> declines with agricultural intensification in temperate regions, although the trend is not universal and depends on the species studied (</w:t>
      </w:r>
      <w:proofErr w:type="spellStart"/>
      <w:r w:rsidRPr="00604D8E">
        <w:rPr>
          <w:rFonts w:ascii="Times New Roman" w:hAnsi="Times New Roman" w:cs="Times New Roman"/>
        </w:rPr>
        <w:t>Vellend</w:t>
      </w:r>
      <w:proofErr w:type="spellEnd"/>
      <w:r w:rsidRPr="00604D8E">
        <w:rPr>
          <w:rFonts w:ascii="Times New Roman" w:hAnsi="Times New Roman" w:cs="Times New Roman"/>
        </w:rPr>
        <w:t xml:space="preserve"> et al. 2007, </w:t>
      </w:r>
      <w:proofErr w:type="spellStart"/>
      <w:r w:rsidRPr="00604D8E">
        <w:rPr>
          <w:rFonts w:ascii="Times New Roman" w:hAnsi="Times New Roman" w:cs="Times New Roman"/>
        </w:rPr>
        <w:t>Ekroos</w:t>
      </w:r>
      <w:proofErr w:type="spellEnd"/>
      <w:r w:rsidRPr="00604D8E">
        <w:rPr>
          <w:rFonts w:ascii="Times New Roman" w:hAnsi="Times New Roman" w:cs="Times New Roman"/>
        </w:rPr>
        <w:t xml:space="preserve">, </w:t>
      </w:r>
      <w:proofErr w:type="spellStart"/>
      <w:r w:rsidRPr="00604D8E">
        <w:rPr>
          <w:rFonts w:ascii="Times New Roman" w:hAnsi="Times New Roman" w:cs="Times New Roman"/>
        </w:rPr>
        <w:t>Heliölä</w:t>
      </w:r>
      <w:proofErr w:type="spellEnd"/>
      <w:r w:rsidRPr="00604D8E">
        <w:rPr>
          <w:rFonts w:ascii="Times New Roman" w:hAnsi="Times New Roman" w:cs="Times New Roman"/>
        </w:rPr>
        <w:t xml:space="preserve"> &amp; </w:t>
      </w:r>
      <w:proofErr w:type="spellStart"/>
      <w:r w:rsidRPr="00604D8E">
        <w:rPr>
          <w:rFonts w:ascii="Times New Roman" w:hAnsi="Times New Roman" w:cs="Times New Roman"/>
        </w:rPr>
        <w:t>Kuussaari</w:t>
      </w:r>
      <w:proofErr w:type="spellEnd"/>
      <w:r w:rsidRPr="00604D8E">
        <w:rPr>
          <w:rFonts w:ascii="Times New Roman" w:hAnsi="Times New Roman" w:cs="Times New Roman"/>
        </w:rPr>
        <w:t xml:space="preserve"> 2010, </w:t>
      </w:r>
      <w:proofErr w:type="spellStart"/>
      <w:r w:rsidRPr="00604D8E">
        <w:rPr>
          <w:rFonts w:ascii="Times New Roman" w:hAnsi="Times New Roman" w:cs="Times New Roman"/>
        </w:rPr>
        <w:t>Flohre</w:t>
      </w:r>
      <w:proofErr w:type="spellEnd"/>
      <w:r w:rsidRPr="00604D8E">
        <w:rPr>
          <w:rFonts w:ascii="Times New Roman" w:hAnsi="Times New Roman" w:cs="Times New Roman"/>
        </w:rPr>
        <w:t xml:space="preserve"> et al 2011, Karp et al. 2012). Urban landscapes have the most homogenised </w:t>
      </w:r>
      <w:r w:rsidRPr="00604D8E">
        <w:rPr>
          <w:rFonts w:ascii="Times New Roman" w:hAnsi="Times New Roman" w:cs="Times New Roman"/>
        </w:rPr>
        <w:lastRenderedPageBreak/>
        <w:t xml:space="preserve">communities of any studied land use types in a global meta-analysis, (Newbold et al. 2015), </w:t>
      </w:r>
      <w:r w:rsidR="002E2573">
        <w:rPr>
          <w:rFonts w:ascii="Times New Roman" w:hAnsi="Times New Roman" w:cs="Times New Roman"/>
        </w:rPr>
        <w:t>providing evidence for</w:t>
      </w:r>
      <w:r w:rsidRPr="00604D8E">
        <w:rPr>
          <w:rFonts w:ascii="Times New Roman" w:hAnsi="Times New Roman" w:cs="Times New Roman"/>
        </w:rPr>
        <w:t xml:space="preserve"> the claim that urbanisation results in biotic homogenisation (McKinney 2006).</w:t>
      </w:r>
      <w:r>
        <w:rPr>
          <w:rFonts w:ascii="Times New Roman" w:hAnsi="Times New Roman" w:cs="Times New Roman"/>
        </w:rPr>
        <w:t xml:space="preserve"> </w:t>
      </w:r>
      <w:r w:rsidR="00604D8E" w:rsidRPr="00604D8E">
        <w:rPr>
          <w:rFonts w:ascii="Times New Roman" w:hAnsi="Times New Roman" w:cs="Times New Roman"/>
        </w:rPr>
        <w:t>Yet the impacts of land use change and intensification, particularly urbanisation, on ecosystem process</w:t>
      </w:r>
      <w:r w:rsidR="00DD699F">
        <w:rPr>
          <w:rFonts w:ascii="Times New Roman" w:hAnsi="Times New Roman" w:cs="Times New Roman"/>
        </w:rPr>
        <w:t>es</w:t>
      </w:r>
      <w:r w:rsidR="00604D8E" w:rsidRPr="00604D8E">
        <w:rPr>
          <w:rFonts w:ascii="Times New Roman" w:hAnsi="Times New Roman" w:cs="Times New Roman"/>
        </w:rPr>
        <w:t xml:space="preserve"> such as species interactions are less well understood (</w:t>
      </w:r>
      <w:proofErr w:type="spellStart"/>
      <w:r w:rsidR="00604D8E" w:rsidRPr="00604D8E">
        <w:rPr>
          <w:rFonts w:ascii="Times New Roman" w:hAnsi="Times New Roman" w:cs="Times New Roman"/>
        </w:rPr>
        <w:t>S</w:t>
      </w:r>
      <w:r w:rsidR="00593BB7">
        <w:rPr>
          <w:rFonts w:ascii="Times New Roman" w:hAnsi="Times New Roman" w:cs="Times New Roman"/>
        </w:rPr>
        <w:t>h</w:t>
      </w:r>
      <w:r w:rsidR="00604D8E" w:rsidRPr="00604D8E">
        <w:rPr>
          <w:rFonts w:ascii="Times New Roman" w:hAnsi="Times New Roman" w:cs="Times New Roman"/>
        </w:rPr>
        <w:t>ochat</w:t>
      </w:r>
      <w:proofErr w:type="spellEnd"/>
      <w:r w:rsidR="00604D8E" w:rsidRPr="00604D8E">
        <w:rPr>
          <w:rFonts w:ascii="Times New Roman" w:hAnsi="Times New Roman" w:cs="Times New Roman"/>
        </w:rPr>
        <w:t xml:space="preserve"> et al. 2006, Alberti 2010 </w:t>
      </w:r>
      <w:proofErr w:type="spellStart"/>
      <w:r w:rsidR="00604D8E" w:rsidRPr="00604D8E">
        <w:rPr>
          <w:rFonts w:ascii="Times New Roman" w:hAnsi="Times New Roman" w:cs="Times New Roman"/>
        </w:rPr>
        <w:t>Elmqvist</w:t>
      </w:r>
      <w:proofErr w:type="spellEnd"/>
      <w:r w:rsidR="00604D8E" w:rsidRPr="00604D8E">
        <w:rPr>
          <w:rFonts w:ascii="Times New Roman" w:hAnsi="Times New Roman" w:cs="Times New Roman"/>
        </w:rPr>
        <w:t xml:space="preserve"> et al 2015, but see Baldock et al. 2015). Pollination is emerging as a model system for studying the effects of global change on species interactions due to a large literature on mechanistic aspects of pollination (Harrison &amp; Winfree 2015) and well-developed network science tools to visualise and parameterise interaction webs (</w:t>
      </w:r>
      <w:proofErr w:type="spellStart"/>
      <w:r w:rsidR="00604D8E" w:rsidRPr="00604D8E">
        <w:rPr>
          <w:rFonts w:ascii="Times New Roman" w:hAnsi="Times New Roman" w:cs="Times New Roman"/>
        </w:rPr>
        <w:t>Bascompte</w:t>
      </w:r>
      <w:proofErr w:type="spellEnd"/>
      <w:r w:rsidR="00604D8E" w:rsidRPr="00604D8E">
        <w:rPr>
          <w:rFonts w:ascii="Times New Roman" w:hAnsi="Times New Roman" w:cs="Times New Roman"/>
        </w:rPr>
        <w:t xml:space="preserve"> &amp; </w:t>
      </w:r>
      <w:proofErr w:type="spellStart"/>
      <w:r w:rsidR="00604D8E" w:rsidRPr="00604D8E">
        <w:rPr>
          <w:rFonts w:ascii="Times New Roman" w:hAnsi="Times New Roman" w:cs="Times New Roman"/>
        </w:rPr>
        <w:t>Jordano</w:t>
      </w:r>
      <w:proofErr w:type="spellEnd"/>
      <w:r w:rsidR="00604D8E" w:rsidRPr="00604D8E">
        <w:rPr>
          <w:rFonts w:ascii="Times New Roman" w:hAnsi="Times New Roman" w:cs="Times New Roman"/>
        </w:rPr>
        <w:t xml:space="preserve"> 2013). Pollinators have been extensively studied in agricultural systems and natural habitats (</w:t>
      </w:r>
      <w:proofErr w:type="spellStart"/>
      <w:r w:rsidR="00604D8E" w:rsidRPr="00604D8E">
        <w:rPr>
          <w:rFonts w:ascii="Times New Roman" w:hAnsi="Times New Roman" w:cs="Times New Roman"/>
        </w:rPr>
        <w:t>Kremen</w:t>
      </w:r>
      <w:proofErr w:type="spellEnd"/>
      <w:r w:rsidR="00604D8E" w:rsidRPr="00604D8E">
        <w:rPr>
          <w:rFonts w:ascii="Times New Roman" w:hAnsi="Times New Roman" w:cs="Times New Roman"/>
        </w:rPr>
        <w:t xml:space="preserve">, Williams &amp; Thorpe 2002, Ricketts et al. 2008, Potts et al. 2010), and while there is a growing literature on pollinators in urban landscapes (Cane et al. 2006; Bates et al. 2011; </w:t>
      </w:r>
      <w:proofErr w:type="spellStart"/>
      <w:r w:rsidR="00604D8E" w:rsidRPr="00604D8E">
        <w:rPr>
          <w:rFonts w:ascii="Times New Roman" w:hAnsi="Times New Roman" w:cs="Times New Roman"/>
        </w:rPr>
        <w:t>Geslin</w:t>
      </w:r>
      <w:proofErr w:type="spellEnd"/>
      <w:r w:rsidR="00604D8E" w:rsidRPr="00604D8E">
        <w:rPr>
          <w:rFonts w:ascii="Times New Roman" w:hAnsi="Times New Roman" w:cs="Times New Roman"/>
        </w:rPr>
        <w:t xml:space="preserve"> et al. 2013; </w:t>
      </w:r>
      <w:proofErr w:type="spellStart"/>
      <w:r w:rsidR="00604D8E" w:rsidRPr="00604D8E">
        <w:rPr>
          <w:rFonts w:ascii="Times New Roman" w:hAnsi="Times New Roman" w:cs="Times New Roman"/>
        </w:rPr>
        <w:t>Fortel</w:t>
      </w:r>
      <w:proofErr w:type="spellEnd"/>
      <w:r w:rsidR="00604D8E" w:rsidRPr="00604D8E">
        <w:rPr>
          <w:rFonts w:ascii="Times New Roman" w:hAnsi="Times New Roman" w:cs="Times New Roman"/>
        </w:rPr>
        <w:t xml:space="preserve"> et al. 2014; Baldock et al. 2015; </w:t>
      </w:r>
      <w:proofErr w:type="spellStart"/>
      <w:r w:rsidR="00604D8E" w:rsidRPr="00604D8E">
        <w:rPr>
          <w:rFonts w:ascii="Times New Roman" w:hAnsi="Times New Roman" w:cs="Times New Roman"/>
        </w:rPr>
        <w:t>Theodorou</w:t>
      </w:r>
      <w:proofErr w:type="spellEnd"/>
      <w:r w:rsidR="00604D8E" w:rsidRPr="00604D8E">
        <w:rPr>
          <w:rFonts w:ascii="Times New Roman" w:hAnsi="Times New Roman" w:cs="Times New Roman"/>
        </w:rPr>
        <w:t xml:space="preserve"> et al. 2017), it remains an under-studied area, particularly in term of interactions between flowers and their insect visitors (although see Baldock et al. 2015, </w:t>
      </w:r>
      <w:proofErr w:type="spellStart"/>
      <w:r w:rsidR="00604D8E" w:rsidRPr="00604D8E">
        <w:rPr>
          <w:rFonts w:ascii="Times New Roman" w:hAnsi="Times New Roman" w:cs="Times New Roman"/>
        </w:rPr>
        <w:t>Theodorou</w:t>
      </w:r>
      <w:proofErr w:type="spellEnd"/>
      <w:r w:rsidR="00604D8E" w:rsidRPr="00604D8E">
        <w:rPr>
          <w:rFonts w:ascii="Times New Roman" w:hAnsi="Times New Roman" w:cs="Times New Roman"/>
        </w:rPr>
        <w:t xml:space="preserve"> et al. 2017). Agricultural intensification and urbanisation are both associated with decreases in pollinating species </w:t>
      </w:r>
      <w:r w:rsidR="002142E1">
        <w:rPr>
          <w:rFonts w:ascii="Times New Roman" w:hAnsi="Times New Roman" w:cs="Times New Roman"/>
        </w:rPr>
        <w:t>α-</w:t>
      </w:r>
      <w:r>
        <w:rPr>
          <w:rFonts w:ascii="Times New Roman" w:hAnsi="Times New Roman" w:cs="Times New Roman"/>
        </w:rPr>
        <w:t>diversity</w:t>
      </w:r>
      <w:r w:rsidR="00604D8E" w:rsidRPr="00604D8E">
        <w:rPr>
          <w:rFonts w:ascii="Times New Roman" w:hAnsi="Times New Roman" w:cs="Times New Roman"/>
        </w:rPr>
        <w:t xml:space="preserve"> (Le </w:t>
      </w:r>
      <w:proofErr w:type="spellStart"/>
      <w:r w:rsidR="00604D8E" w:rsidRPr="00604D8E">
        <w:rPr>
          <w:rFonts w:ascii="Times New Roman" w:hAnsi="Times New Roman" w:cs="Times New Roman"/>
        </w:rPr>
        <w:t>Féon</w:t>
      </w:r>
      <w:proofErr w:type="spellEnd"/>
      <w:r w:rsidR="00604D8E" w:rsidRPr="00604D8E">
        <w:rPr>
          <w:rFonts w:ascii="Times New Roman" w:hAnsi="Times New Roman" w:cs="Times New Roman"/>
        </w:rPr>
        <w:t xml:space="preserve"> et al. 2010; Bates et al. 2011), although more recently there has been evidence accumulating that urban landscapes could play an important role in the conservation of bees (Banaszak-</w:t>
      </w:r>
      <w:proofErr w:type="spellStart"/>
      <w:r w:rsidR="00604D8E" w:rsidRPr="00604D8E">
        <w:rPr>
          <w:rFonts w:ascii="Times New Roman" w:hAnsi="Times New Roman" w:cs="Times New Roman"/>
        </w:rPr>
        <w:t>Cibicka</w:t>
      </w:r>
      <w:proofErr w:type="spellEnd"/>
      <w:r w:rsidR="00604D8E" w:rsidRPr="00604D8E">
        <w:rPr>
          <w:rFonts w:ascii="Times New Roman" w:hAnsi="Times New Roman" w:cs="Times New Roman"/>
        </w:rPr>
        <w:t xml:space="preserve"> &amp; </w:t>
      </w:r>
      <w:proofErr w:type="spellStart"/>
      <w:r w:rsidR="00604D8E" w:rsidRPr="00604D8E">
        <w:rPr>
          <w:rFonts w:ascii="Times New Roman" w:hAnsi="Times New Roman" w:cs="Times New Roman"/>
        </w:rPr>
        <w:t>Żmihorski</w:t>
      </w:r>
      <w:proofErr w:type="spellEnd"/>
      <w:r w:rsidR="00604D8E" w:rsidRPr="00604D8E">
        <w:rPr>
          <w:rFonts w:ascii="Times New Roman" w:hAnsi="Times New Roman" w:cs="Times New Roman"/>
        </w:rPr>
        <w:t xml:space="preserve"> 2012; Hall et al. 2017). </w:t>
      </w:r>
      <w:r>
        <w:rPr>
          <w:rFonts w:ascii="Times New Roman" w:hAnsi="Times New Roman" w:cs="Times New Roman"/>
        </w:rPr>
        <w:t xml:space="preserve">Yet, to our knowledge, no study has </w:t>
      </w:r>
      <w:r w:rsidR="002142E1">
        <w:rPr>
          <w:rFonts w:ascii="Times New Roman" w:hAnsi="Times New Roman" w:cs="Times New Roman"/>
        </w:rPr>
        <w:t xml:space="preserve">explored the </w:t>
      </w:r>
      <w:r w:rsidR="00B50201" w:rsidRPr="00343AA3">
        <w:rPr>
          <w:rFonts w:ascii="Times New Roman" w:hAnsi="Times New Roman" w:cs="Times New Roman"/>
        </w:rPr>
        <w:t>β‐diversity</w:t>
      </w:r>
      <w:r w:rsidR="00B50201">
        <w:rPr>
          <w:rFonts w:ascii="Times New Roman" w:hAnsi="Times New Roman" w:cs="Times New Roman"/>
        </w:rPr>
        <w:t xml:space="preserve"> </w:t>
      </w:r>
      <w:r w:rsidR="002142E1">
        <w:rPr>
          <w:rFonts w:ascii="Times New Roman" w:hAnsi="Times New Roman" w:cs="Times New Roman"/>
        </w:rPr>
        <w:t>patterns of</w:t>
      </w:r>
      <w:r>
        <w:rPr>
          <w:rFonts w:ascii="Times New Roman" w:hAnsi="Times New Roman" w:cs="Times New Roman"/>
        </w:rPr>
        <w:t xml:space="preserve"> </w:t>
      </w:r>
      <w:r w:rsidR="00B50201">
        <w:rPr>
          <w:rFonts w:ascii="Times New Roman" w:hAnsi="Times New Roman" w:cs="Times New Roman"/>
        </w:rPr>
        <w:t xml:space="preserve">pollinator </w:t>
      </w:r>
      <w:r>
        <w:rPr>
          <w:rFonts w:ascii="Times New Roman" w:hAnsi="Times New Roman" w:cs="Times New Roman"/>
        </w:rPr>
        <w:t>interaction networks</w:t>
      </w:r>
      <w:r w:rsidR="00B50201">
        <w:rPr>
          <w:rFonts w:ascii="Times New Roman" w:hAnsi="Times New Roman" w:cs="Times New Roman"/>
        </w:rPr>
        <w:t xml:space="preserve"> </w:t>
      </w:r>
      <w:r w:rsidR="002142E1">
        <w:rPr>
          <w:rFonts w:ascii="Times New Roman" w:hAnsi="Times New Roman" w:cs="Times New Roman"/>
        </w:rPr>
        <w:t>in anthropogenic landscapes.</w:t>
      </w:r>
    </w:p>
    <w:p w14:paraId="20B3BF0E" w14:textId="2982B1FF" w:rsidR="001F3021" w:rsidDel="001F3021" w:rsidRDefault="00DD699F" w:rsidP="00553D38">
      <w:pPr>
        <w:spacing w:line="480" w:lineRule="auto"/>
        <w:rPr>
          <w:del w:id="2" w:author="Cian White" w:date="2021-10-11T19:14:00Z"/>
          <w:rFonts w:ascii="Times New Roman" w:hAnsi="Times New Roman" w:cs="Times New Roman"/>
        </w:rPr>
      </w:pPr>
      <w:r w:rsidRPr="00343AA3">
        <w:rPr>
          <w:rFonts w:ascii="Times New Roman" w:hAnsi="Times New Roman" w:cs="Times New Roman"/>
        </w:rPr>
        <w:t>Anthropogenic disturbances affect β‐diversity through multiple processes. First, when disturbances decrease species richness, β‐diversity can increase</w:t>
      </w:r>
      <w:r w:rsidR="00292C55">
        <w:rPr>
          <w:rFonts w:ascii="Times New Roman" w:hAnsi="Times New Roman" w:cs="Times New Roman"/>
        </w:rPr>
        <w:t>. This is</w:t>
      </w:r>
      <w:r w:rsidRPr="00343AA3">
        <w:rPr>
          <w:rFonts w:ascii="Times New Roman" w:hAnsi="Times New Roman" w:cs="Times New Roman"/>
        </w:rPr>
        <w:t xml:space="preserve"> because the probability that sites do not share species increases when fewer species occupy each site (</w:t>
      </w:r>
      <w:r w:rsidRPr="00C90F2D">
        <w:rPr>
          <w:rFonts w:ascii="Times New Roman" w:hAnsi="Times New Roman" w:cs="Times New Roman"/>
        </w:rPr>
        <w:t>Chase et al. 2011</w:t>
      </w:r>
      <w:r w:rsidRPr="00343AA3">
        <w:rPr>
          <w:rFonts w:ascii="Times New Roman" w:hAnsi="Times New Roman" w:cs="Times New Roman"/>
        </w:rPr>
        <w:t>). Second, disturbances can impose similar ecological filters over vast areas (</w:t>
      </w:r>
      <w:proofErr w:type="spellStart"/>
      <w:r w:rsidRPr="00542674">
        <w:rPr>
          <w:rFonts w:ascii="Times New Roman" w:hAnsi="Times New Roman" w:cs="Times New Roman"/>
        </w:rPr>
        <w:t>Keddy</w:t>
      </w:r>
      <w:proofErr w:type="spellEnd"/>
      <w:r w:rsidRPr="00542674">
        <w:rPr>
          <w:rFonts w:ascii="Times New Roman" w:hAnsi="Times New Roman" w:cs="Times New Roman"/>
        </w:rPr>
        <w:t xml:space="preserve"> 1992</w:t>
      </w:r>
      <w:r w:rsidRPr="00343AA3">
        <w:rPr>
          <w:rFonts w:ascii="Times New Roman" w:hAnsi="Times New Roman" w:cs="Times New Roman"/>
        </w:rPr>
        <w:t xml:space="preserve">), thereby homogenizing communities </w:t>
      </w:r>
      <w:r w:rsidRPr="00542674">
        <w:rPr>
          <w:rFonts w:ascii="Times New Roman" w:hAnsi="Times New Roman" w:cs="Times New Roman"/>
        </w:rPr>
        <w:t>(Karp et al. 2012</w:t>
      </w:r>
      <w:r w:rsidRPr="00343AA3">
        <w:rPr>
          <w:rFonts w:ascii="Times New Roman" w:hAnsi="Times New Roman" w:cs="Times New Roman"/>
        </w:rPr>
        <w:t>), or create environmental heterogeneity, thereby diversifying communities (</w:t>
      </w:r>
      <w:r w:rsidRPr="004D6E70">
        <w:rPr>
          <w:rFonts w:ascii="Times New Roman" w:hAnsi="Times New Roman" w:cs="Times New Roman"/>
        </w:rPr>
        <w:t>Hawkins et al. 2015</w:t>
      </w:r>
      <w:r w:rsidRPr="00343AA3">
        <w:rPr>
          <w:rFonts w:ascii="Times New Roman" w:hAnsi="Times New Roman" w:cs="Times New Roman"/>
        </w:rPr>
        <w:t>).</w:t>
      </w:r>
      <w:r>
        <w:rPr>
          <w:rFonts w:ascii="Times New Roman" w:hAnsi="Times New Roman" w:cs="Times New Roman"/>
        </w:rPr>
        <w:t xml:space="preserve"> </w:t>
      </w:r>
      <w:r w:rsidR="00553D38">
        <w:rPr>
          <w:rFonts w:ascii="Times New Roman" w:hAnsi="Times New Roman" w:cs="Times New Roman"/>
        </w:rPr>
        <w:t>Increasing community dissimilarity with increasing geographical distance, known as distance decay, is well documented fo</w:t>
      </w:r>
      <w:r w:rsidR="00C64152">
        <w:rPr>
          <w:rFonts w:ascii="Times New Roman" w:hAnsi="Times New Roman" w:cs="Times New Roman"/>
        </w:rPr>
        <w:t xml:space="preserve">r single trophic communities </w:t>
      </w:r>
      <w:r w:rsidR="00553D38">
        <w:rPr>
          <w:rFonts w:ascii="Times New Roman" w:hAnsi="Times New Roman" w:cs="Times New Roman"/>
        </w:rPr>
        <w:t>(</w:t>
      </w:r>
      <w:proofErr w:type="gramStart"/>
      <w:r w:rsidR="00553D38">
        <w:rPr>
          <w:rFonts w:ascii="Times New Roman" w:hAnsi="Times New Roman" w:cs="Times New Roman"/>
        </w:rPr>
        <w:t>e.g.</w:t>
      </w:r>
      <w:proofErr w:type="gramEnd"/>
      <w:r w:rsidR="00553D38">
        <w:rPr>
          <w:rFonts w:ascii="Times New Roman" w:hAnsi="Times New Roman" w:cs="Times New Roman"/>
        </w:rPr>
        <w:t xml:space="preserve"> </w:t>
      </w:r>
      <w:r w:rsidR="00553D38" w:rsidRPr="004D6E70">
        <w:rPr>
          <w:rFonts w:ascii="Times New Roman" w:hAnsi="Times New Roman" w:cs="Times New Roman"/>
        </w:rPr>
        <w:t>Nekola &amp; White 1999</w:t>
      </w:r>
      <w:r w:rsidR="00553D38">
        <w:rPr>
          <w:rFonts w:ascii="Times New Roman" w:hAnsi="Times New Roman" w:cs="Times New Roman"/>
        </w:rPr>
        <w:t>)</w:t>
      </w:r>
      <w:r w:rsidR="00C64152">
        <w:rPr>
          <w:rFonts w:ascii="Times New Roman" w:hAnsi="Times New Roman" w:cs="Times New Roman"/>
        </w:rPr>
        <w:t>. More recently</w:t>
      </w:r>
      <w:r w:rsidR="00292C55">
        <w:rPr>
          <w:rFonts w:ascii="Times New Roman" w:hAnsi="Times New Roman" w:cs="Times New Roman"/>
        </w:rPr>
        <w:t>,</w:t>
      </w:r>
      <w:r w:rsidR="00C64152">
        <w:rPr>
          <w:rFonts w:ascii="Times New Roman" w:hAnsi="Times New Roman" w:cs="Times New Roman"/>
        </w:rPr>
        <w:t xml:space="preserve"> distance decay has </w:t>
      </w:r>
      <w:r w:rsidR="00553D38">
        <w:rPr>
          <w:rFonts w:ascii="Times New Roman" w:hAnsi="Times New Roman" w:cs="Times New Roman"/>
        </w:rPr>
        <w:t>been shown to occur at both local and regional scales for plant-pollinator interaction networks (</w:t>
      </w:r>
      <w:r w:rsidR="00553D38" w:rsidRPr="00276A3E">
        <w:rPr>
          <w:rFonts w:ascii="Times New Roman" w:hAnsi="Times New Roman" w:cs="Times New Roman"/>
        </w:rPr>
        <w:t>Carstensen et al. 2014</w:t>
      </w:r>
      <w:r w:rsidR="00553D38" w:rsidRPr="005D1568">
        <w:rPr>
          <w:rFonts w:ascii="Times New Roman" w:hAnsi="Times New Roman" w:cs="Times New Roman"/>
        </w:rPr>
        <w:t>,</w:t>
      </w:r>
      <w:r w:rsidRPr="00DD699F">
        <w:rPr>
          <w:rFonts w:ascii="Times New Roman" w:hAnsi="Times New Roman" w:cs="Times New Roman"/>
          <w:color w:val="FF0000"/>
        </w:rPr>
        <w:t xml:space="preserve"> </w:t>
      </w:r>
      <w:proofErr w:type="spellStart"/>
      <w:r w:rsidRPr="00542674">
        <w:rPr>
          <w:rFonts w:ascii="Times New Roman" w:hAnsi="Times New Roman" w:cs="Times New Roman"/>
        </w:rPr>
        <w:t>Simanonok</w:t>
      </w:r>
      <w:proofErr w:type="spellEnd"/>
      <w:r w:rsidRPr="00542674">
        <w:rPr>
          <w:rFonts w:ascii="Times New Roman" w:hAnsi="Times New Roman" w:cs="Times New Roman"/>
        </w:rPr>
        <w:t xml:space="preserve"> &amp; </w:t>
      </w:r>
      <w:proofErr w:type="spellStart"/>
      <w:r w:rsidRPr="00542674">
        <w:rPr>
          <w:rFonts w:ascii="Times New Roman" w:hAnsi="Times New Roman" w:cs="Times New Roman"/>
        </w:rPr>
        <w:t>Burkle</w:t>
      </w:r>
      <w:proofErr w:type="spellEnd"/>
      <w:r w:rsidRPr="00542674">
        <w:rPr>
          <w:rFonts w:ascii="Times New Roman" w:hAnsi="Times New Roman" w:cs="Times New Roman"/>
        </w:rPr>
        <w:t xml:space="preserve"> 2014,</w:t>
      </w:r>
      <w:r w:rsidR="00553D38" w:rsidRPr="00542674">
        <w:rPr>
          <w:rFonts w:ascii="Times New Roman" w:hAnsi="Times New Roman" w:cs="Times New Roman"/>
        </w:rPr>
        <w:t xml:space="preserve"> </w:t>
      </w:r>
      <w:proofErr w:type="spellStart"/>
      <w:r w:rsidR="00553D38" w:rsidRPr="00276A3E">
        <w:rPr>
          <w:rFonts w:ascii="Times New Roman" w:hAnsi="Times New Roman" w:cs="Times New Roman"/>
        </w:rPr>
        <w:lastRenderedPageBreak/>
        <w:t>Trøjelsgaard</w:t>
      </w:r>
      <w:proofErr w:type="spellEnd"/>
      <w:r w:rsidR="00553D38" w:rsidRPr="00276A3E">
        <w:rPr>
          <w:rFonts w:ascii="Times New Roman" w:hAnsi="Times New Roman" w:cs="Times New Roman"/>
        </w:rPr>
        <w:t xml:space="preserve"> et al. 2015</w:t>
      </w:r>
      <w:r w:rsidR="00553D38">
        <w:rPr>
          <w:rFonts w:ascii="Times New Roman" w:hAnsi="Times New Roman" w:cs="Times New Roman"/>
        </w:rPr>
        <w:t>).</w:t>
      </w:r>
      <w:r>
        <w:rPr>
          <w:rFonts w:ascii="Times New Roman" w:hAnsi="Times New Roman" w:cs="Times New Roman"/>
        </w:rPr>
        <w:t xml:space="preserve"> </w:t>
      </w:r>
      <w:r w:rsidRPr="00DD699F">
        <w:rPr>
          <w:rFonts w:ascii="Times New Roman" w:hAnsi="Times New Roman" w:cs="Times New Roman"/>
        </w:rPr>
        <w:t xml:space="preserve">Here, we quantify the spatial and </w:t>
      </w:r>
      <w:r>
        <w:rPr>
          <w:rFonts w:ascii="Times New Roman" w:hAnsi="Times New Roman" w:cs="Times New Roman"/>
        </w:rPr>
        <w:t>anthropogenic induced</w:t>
      </w:r>
      <w:r w:rsidRPr="00DD699F">
        <w:rPr>
          <w:rFonts w:ascii="Times New Roman" w:hAnsi="Times New Roman" w:cs="Times New Roman"/>
        </w:rPr>
        <w:t xml:space="preserve"> turnover in plant-pollinator interaction networks by examining the </w:t>
      </w:r>
      <w:r w:rsidR="00451079" w:rsidRPr="00343AA3">
        <w:rPr>
          <w:rFonts w:ascii="Times New Roman" w:hAnsi="Times New Roman" w:cs="Times New Roman"/>
        </w:rPr>
        <w:t xml:space="preserve">β‐diversity </w:t>
      </w:r>
      <w:r w:rsidRPr="00DD699F">
        <w:rPr>
          <w:rFonts w:ascii="Times New Roman" w:hAnsi="Times New Roman" w:cs="Times New Roman"/>
        </w:rPr>
        <w:t>of species and interactions between network pairs across twenty-one sites.</w:t>
      </w:r>
      <w:r w:rsidRPr="00874122">
        <w:rPr>
          <w:rFonts w:ascii="Times New Roman" w:hAnsi="Times New Roman" w:cs="Times New Roman"/>
          <w:i/>
          <w:iCs/>
        </w:rPr>
        <w:t xml:space="preserve"> </w:t>
      </w:r>
      <w:r w:rsidR="00292C55">
        <w:rPr>
          <w:rFonts w:ascii="Times New Roman" w:hAnsi="Times New Roman" w:cs="Times New Roman"/>
          <w:iCs/>
        </w:rPr>
        <w:t>We assume that t</w:t>
      </w:r>
      <w:r>
        <w:rPr>
          <w:rFonts w:ascii="Times New Roman" w:hAnsi="Times New Roman" w:cs="Times New Roman"/>
        </w:rPr>
        <w:t xml:space="preserve">he environment is composed of </w:t>
      </w:r>
      <w:r w:rsidRPr="00604D8E">
        <w:rPr>
          <w:rFonts w:ascii="Times New Roman" w:hAnsi="Times New Roman" w:cs="Times New Roman"/>
        </w:rPr>
        <w:t xml:space="preserve">both </w:t>
      </w:r>
      <w:r w:rsidR="00292C55">
        <w:rPr>
          <w:rFonts w:ascii="Times New Roman" w:hAnsi="Times New Roman" w:cs="Times New Roman"/>
        </w:rPr>
        <w:t>its</w:t>
      </w:r>
      <w:r>
        <w:rPr>
          <w:rFonts w:ascii="Times New Roman" w:hAnsi="Times New Roman" w:cs="Times New Roman"/>
        </w:rPr>
        <w:t xml:space="preserve"> </w:t>
      </w:r>
      <w:r w:rsidRPr="00604D8E">
        <w:rPr>
          <w:rFonts w:ascii="Times New Roman" w:hAnsi="Times New Roman" w:cs="Times New Roman"/>
        </w:rPr>
        <w:t xml:space="preserve">landscape context (agricultural vs urban) and the intensity of the land use (high, </w:t>
      </w:r>
      <w:proofErr w:type="gramStart"/>
      <w:r w:rsidRPr="00604D8E">
        <w:rPr>
          <w:rFonts w:ascii="Times New Roman" w:hAnsi="Times New Roman" w:cs="Times New Roman"/>
        </w:rPr>
        <w:t>medium</w:t>
      </w:r>
      <w:proofErr w:type="gramEnd"/>
      <w:r w:rsidRPr="00604D8E">
        <w:rPr>
          <w:rFonts w:ascii="Times New Roman" w:hAnsi="Times New Roman" w:cs="Times New Roman"/>
        </w:rPr>
        <w:t xml:space="preserve"> or low). </w:t>
      </w:r>
      <w:r>
        <w:rPr>
          <w:rFonts w:ascii="Times New Roman" w:hAnsi="Times New Roman" w:cs="Times New Roman"/>
        </w:rPr>
        <w:t xml:space="preserve">At </w:t>
      </w:r>
      <w:r w:rsidR="00E9132E">
        <w:rPr>
          <w:rFonts w:ascii="Times New Roman" w:hAnsi="Times New Roman" w:cs="Times New Roman"/>
        </w:rPr>
        <w:t xml:space="preserve">the </w:t>
      </w:r>
      <w:r>
        <w:rPr>
          <w:rFonts w:ascii="Times New Roman" w:hAnsi="Times New Roman" w:cs="Times New Roman"/>
        </w:rPr>
        <w:t>spatial scale</w:t>
      </w:r>
      <w:r w:rsidR="00E9132E">
        <w:rPr>
          <w:rFonts w:ascii="Times New Roman" w:hAnsi="Times New Roman" w:cs="Times New Roman"/>
        </w:rPr>
        <w:t xml:space="preserve"> of this study (50km)</w:t>
      </w:r>
      <w:r>
        <w:rPr>
          <w:rFonts w:ascii="Times New Roman" w:hAnsi="Times New Roman" w:cs="Times New Roman"/>
        </w:rPr>
        <w:t xml:space="preserve">, we predict that anthropogenic gradient </w:t>
      </w:r>
      <w:r w:rsidR="00E9132E">
        <w:rPr>
          <w:rFonts w:ascii="Times New Roman" w:hAnsi="Times New Roman" w:cs="Times New Roman"/>
        </w:rPr>
        <w:t>dissimilarities</w:t>
      </w:r>
      <w:r>
        <w:rPr>
          <w:rFonts w:ascii="Times New Roman" w:hAnsi="Times New Roman" w:cs="Times New Roman"/>
        </w:rPr>
        <w:t xml:space="preserve"> </w:t>
      </w:r>
      <w:r w:rsidR="0045413A" w:rsidRPr="005D1568">
        <w:rPr>
          <w:rStyle w:val="CommentReference"/>
          <w:rFonts w:ascii="Times New Roman" w:hAnsi="Times New Roman" w:cs="Times New Roman"/>
          <w:sz w:val="22"/>
          <w:szCs w:val="22"/>
        </w:rPr>
        <w:t>(hereon environmental dissimilarity)</w:t>
      </w:r>
      <w:r w:rsidR="0045413A" w:rsidRPr="005D1568">
        <w:rPr>
          <w:rStyle w:val="CommentReference"/>
          <w:sz w:val="22"/>
          <w:szCs w:val="22"/>
        </w:rPr>
        <w:t xml:space="preserve"> </w:t>
      </w:r>
      <w:r>
        <w:rPr>
          <w:rFonts w:ascii="Times New Roman" w:hAnsi="Times New Roman" w:cs="Times New Roman"/>
        </w:rPr>
        <w:t xml:space="preserve">will produce stronger community and interaction dissimilarity than distance decay </w:t>
      </w:r>
      <w:proofErr w:type="spellStart"/>
      <w:r>
        <w:rPr>
          <w:rFonts w:ascii="Times New Roman" w:hAnsi="Times New Roman" w:cs="Times New Roman"/>
        </w:rPr>
        <w:t>effects.</w:t>
      </w:r>
    </w:p>
    <w:p w14:paraId="78879183" w14:textId="6952A452" w:rsidR="00442734" w:rsidRDefault="00343AA3" w:rsidP="00604D8E">
      <w:pPr>
        <w:spacing w:line="480" w:lineRule="auto"/>
        <w:rPr>
          <w:rFonts w:ascii="Times New Roman" w:hAnsi="Times New Roman" w:cs="Times New Roman"/>
        </w:rPr>
      </w:pPr>
      <w:r w:rsidRPr="00343AA3">
        <w:rPr>
          <w:rFonts w:ascii="Times New Roman" w:hAnsi="Times New Roman" w:cs="Times New Roman"/>
        </w:rPr>
        <w:t>Species</w:t>
      </w:r>
      <w:proofErr w:type="spellEnd"/>
      <w:r w:rsidRPr="00343AA3">
        <w:rPr>
          <w:rFonts w:ascii="Times New Roman" w:hAnsi="Times New Roman" w:cs="Times New Roman"/>
        </w:rPr>
        <w:t xml:space="preserve"> turnover represents the most obvious source of variation </w:t>
      </w:r>
      <w:r w:rsidR="00451079">
        <w:rPr>
          <w:rFonts w:ascii="Times New Roman" w:hAnsi="Times New Roman" w:cs="Times New Roman"/>
        </w:rPr>
        <w:t>in</w:t>
      </w:r>
      <w:r w:rsidRPr="00343AA3">
        <w:rPr>
          <w:rFonts w:ascii="Times New Roman" w:hAnsi="Times New Roman" w:cs="Times New Roman"/>
        </w:rPr>
        <w:t xml:space="preserve"> ecological networks along environmental gradients, as interactions between species are primarily conditioned by their co‐occurrence (</w:t>
      </w:r>
      <w:proofErr w:type="spellStart"/>
      <w:r w:rsidR="001F3021" w:rsidRPr="001F3021">
        <w:rPr>
          <w:rFonts w:ascii="Times New Roman" w:hAnsi="Times New Roman" w:cs="Times New Roman"/>
        </w:rPr>
        <w:t>Pellissier</w:t>
      </w:r>
      <w:proofErr w:type="spellEnd"/>
      <w:r w:rsidR="001F3021" w:rsidRPr="00343AA3" w:rsidDel="001F3021">
        <w:rPr>
          <w:rFonts w:ascii="Times New Roman" w:hAnsi="Times New Roman" w:cs="Times New Roman"/>
        </w:rPr>
        <w:t xml:space="preserve"> </w:t>
      </w:r>
      <w:r w:rsidRPr="00343AA3">
        <w:rPr>
          <w:rFonts w:ascii="Times New Roman" w:hAnsi="Times New Roman" w:cs="Times New Roman"/>
          <w:i/>
          <w:iCs/>
        </w:rPr>
        <w:t>et al</w:t>
      </w:r>
      <w:r w:rsidRPr="00343AA3">
        <w:rPr>
          <w:rFonts w:ascii="Times New Roman" w:hAnsi="Times New Roman" w:cs="Times New Roman"/>
        </w:rPr>
        <w:t>.,</w:t>
      </w:r>
      <w:r>
        <w:rPr>
          <w:rFonts w:ascii="Times New Roman" w:hAnsi="Times New Roman" w:cs="Times New Roman"/>
        </w:rPr>
        <w:t xml:space="preserve"> </w:t>
      </w:r>
      <w:r w:rsidRPr="00343AA3">
        <w:rPr>
          <w:rFonts w:ascii="Times New Roman" w:hAnsi="Times New Roman" w:cs="Times New Roman"/>
        </w:rPr>
        <w:t>201</w:t>
      </w:r>
      <w:r w:rsidR="001F3021">
        <w:rPr>
          <w:rFonts w:ascii="Times New Roman" w:hAnsi="Times New Roman" w:cs="Times New Roman"/>
        </w:rPr>
        <w:t>8</w:t>
      </w:r>
      <w:r w:rsidRPr="00343AA3">
        <w:rPr>
          <w:rFonts w:ascii="Times New Roman" w:hAnsi="Times New Roman" w:cs="Times New Roman"/>
        </w:rPr>
        <w:t xml:space="preserve">). There are many </w:t>
      </w:r>
      <w:r w:rsidR="005A39C7">
        <w:rPr>
          <w:rFonts w:ascii="Times New Roman" w:hAnsi="Times New Roman" w:cs="Times New Roman"/>
        </w:rPr>
        <w:t xml:space="preserve">processes governing </w:t>
      </w:r>
      <w:r w:rsidRPr="00343AA3">
        <w:rPr>
          <w:rFonts w:ascii="Times New Roman" w:hAnsi="Times New Roman" w:cs="Times New Roman"/>
        </w:rPr>
        <w:t>species co‐occurrence, such as environmental filtering, ecological interactions, dispersal limitations and historical contingencies (</w:t>
      </w:r>
      <w:r w:rsidR="001F3021" w:rsidRPr="001F3021">
        <w:rPr>
          <w:rFonts w:ascii="Times New Roman" w:hAnsi="Times New Roman" w:cs="Times New Roman"/>
        </w:rPr>
        <w:t>Peres-Neto</w:t>
      </w:r>
      <w:r w:rsidRPr="00343AA3">
        <w:rPr>
          <w:rFonts w:ascii="Times New Roman" w:hAnsi="Times New Roman" w:cs="Times New Roman"/>
        </w:rPr>
        <w:t>,</w:t>
      </w:r>
      <w:r>
        <w:rPr>
          <w:rFonts w:ascii="Times New Roman" w:hAnsi="Times New Roman" w:cs="Times New Roman"/>
        </w:rPr>
        <w:t xml:space="preserve"> </w:t>
      </w:r>
      <w:r w:rsidRPr="00343AA3">
        <w:rPr>
          <w:rFonts w:ascii="Times New Roman" w:hAnsi="Times New Roman" w:cs="Times New Roman"/>
        </w:rPr>
        <w:t xml:space="preserve">2004; </w:t>
      </w:r>
      <w:proofErr w:type="spellStart"/>
      <w:r w:rsidR="001F3021">
        <w:rPr>
          <w:rFonts w:ascii="Times New Roman" w:hAnsi="Times New Roman" w:cs="Times New Roman"/>
        </w:rPr>
        <w:t>Wisz</w:t>
      </w:r>
      <w:proofErr w:type="spellEnd"/>
      <w:r>
        <w:rPr>
          <w:rFonts w:ascii="Times New Roman" w:hAnsi="Times New Roman" w:cs="Times New Roman"/>
        </w:rPr>
        <w:t xml:space="preserve"> </w:t>
      </w:r>
      <w:r w:rsidRPr="00343AA3">
        <w:rPr>
          <w:rFonts w:ascii="Times New Roman" w:hAnsi="Times New Roman" w:cs="Times New Roman"/>
          <w:i/>
          <w:iCs/>
        </w:rPr>
        <w:t>et al</w:t>
      </w:r>
      <w:r w:rsidRPr="00343AA3">
        <w:rPr>
          <w:rFonts w:ascii="Times New Roman" w:hAnsi="Times New Roman" w:cs="Times New Roman"/>
        </w:rPr>
        <w:t>.,</w:t>
      </w:r>
      <w:r>
        <w:rPr>
          <w:rFonts w:ascii="Times New Roman" w:hAnsi="Times New Roman" w:cs="Times New Roman"/>
        </w:rPr>
        <w:t xml:space="preserve"> </w:t>
      </w:r>
      <w:r w:rsidRPr="00343AA3">
        <w:rPr>
          <w:rFonts w:ascii="Times New Roman" w:hAnsi="Times New Roman" w:cs="Times New Roman"/>
        </w:rPr>
        <w:t>2013)</w:t>
      </w:r>
      <w:r w:rsidR="00F447D2">
        <w:rPr>
          <w:rFonts w:ascii="Times New Roman" w:hAnsi="Times New Roman" w:cs="Times New Roman"/>
        </w:rPr>
        <w:t xml:space="preserve">. </w:t>
      </w:r>
      <w:r w:rsidR="00746D41">
        <w:rPr>
          <w:rFonts w:ascii="Times New Roman" w:hAnsi="Times New Roman" w:cs="Times New Roman"/>
        </w:rPr>
        <w:t xml:space="preserve">Rewiring, the </w:t>
      </w:r>
      <w:r w:rsidR="00746D41" w:rsidRPr="00746D41">
        <w:rPr>
          <w:rFonts w:ascii="Times New Roman" w:hAnsi="Times New Roman" w:cs="Times New Roman"/>
        </w:rPr>
        <w:t>reassembly of interactions among</w:t>
      </w:r>
      <w:r w:rsidR="00746D41">
        <w:rPr>
          <w:rFonts w:ascii="Times New Roman" w:hAnsi="Times New Roman" w:cs="Times New Roman"/>
        </w:rPr>
        <w:t xml:space="preserve"> co-occurring</w:t>
      </w:r>
      <w:r w:rsidR="00746D41" w:rsidRPr="00746D41">
        <w:rPr>
          <w:rFonts w:ascii="Times New Roman" w:hAnsi="Times New Roman" w:cs="Times New Roman"/>
        </w:rPr>
        <w:t xml:space="preserve"> species</w:t>
      </w:r>
      <w:r w:rsidR="00746D41">
        <w:rPr>
          <w:rFonts w:ascii="Times New Roman" w:hAnsi="Times New Roman" w:cs="Times New Roman"/>
        </w:rPr>
        <w:t>, is the other major source of variation in ecological networks</w:t>
      </w:r>
      <w:r w:rsidR="00D1410A">
        <w:rPr>
          <w:rFonts w:ascii="Times New Roman" w:hAnsi="Times New Roman" w:cs="Times New Roman"/>
        </w:rPr>
        <w:t xml:space="preserve"> (Novotny 2009)</w:t>
      </w:r>
      <w:r w:rsidR="00746D41">
        <w:rPr>
          <w:rFonts w:ascii="Times New Roman" w:hAnsi="Times New Roman" w:cs="Times New Roman"/>
        </w:rPr>
        <w:t xml:space="preserve">. </w:t>
      </w:r>
      <w:r w:rsidR="00D1410A">
        <w:rPr>
          <w:rFonts w:ascii="Times New Roman" w:hAnsi="Times New Roman" w:cs="Times New Roman"/>
        </w:rPr>
        <w:t xml:space="preserve">Here, we use the method proposed by Novotny (2009) to partition network dissimilarity into additive components of rewiring and species driven interaction turnover, as the method proposed by </w:t>
      </w:r>
      <w:proofErr w:type="spellStart"/>
      <w:r w:rsidR="00D1410A">
        <w:rPr>
          <w:rFonts w:ascii="Times New Roman" w:hAnsi="Times New Roman" w:cs="Times New Roman"/>
        </w:rPr>
        <w:t>Poisot</w:t>
      </w:r>
      <w:proofErr w:type="spellEnd"/>
      <w:r w:rsidR="00D1410A">
        <w:rPr>
          <w:rFonts w:ascii="Times New Roman" w:hAnsi="Times New Roman" w:cs="Times New Roman"/>
        </w:rPr>
        <w:t xml:space="preserve"> </w:t>
      </w:r>
      <w:r w:rsidR="00D1410A" w:rsidRPr="00D1410A">
        <w:rPr>
          <w:rFonts w:ascii="Times New Roman" w:hAnsi="Times New Roman" w:cs="Times New Roman"/>
          <w:i/>
          <w:iCs/>
        </w:rPr>
        <w:t>et al</w:t>
      </w:r>
      <w:r w:rsidR="00D1410A">
        <w:rPr>
          <w:rFonts w:ascii="Times New Roman" w:hAnsi="Times New Roman" w:cs="Times New Roman"/>
          <w:i/>
          <w:iCs/>
        </w:rPr>
        <w:t>.</w:t>
      </w:r>
      <w:r w:rsidR="00D1410A">
        <w:rPr>
          <w:rFonts w:ascii="Times New Roman" w:hAnsi="Times New Roman" w:cs="Times New Roman"/>
        </w:rPr>
        <w:t xml:space="preserve"> (2012) can underestimate species turnover and underestimate rewiring (</w:t>
      </w:r>
      <w:proofErr w:type="spellStart"/>
      <w:r w:rsidR="00D1410A" w:rsidRPr="00D1410A">
        <w:rPr>
          <w:rFonts w:ascii="Times New Roman" w:hAnsi="Times New Roman" w:cs="Times New Roman"/>
        </w:rPr>
        <w:t>Fründ</w:t>
      </w:r>
      <w:proofErr w:type="spellEnd"/>
      <w:r w:rsidR="00D1410A">
        <w:rPr>
          <w:rFonts w:ascii="Times New Roman" w:hAnsi="Times New Roman" w:cs="Times New Roman"/>
        </w:rPr>
        <w:t xml:space="preserve"> 2021). The overwhelming importance of species turnover for pollination network dissimilarity reported by studies using Novotny’s (2009) method (</w:t>
      </w:r>
      <w:proofErr w:type="spellStart"/>
      <w:r w:rsidR="00D1410A" w:rsidRPr="00542674">
        <w:rPr>
          <w:rFonts w:ascii="Times New Roman" w:hAnsi="Times New Roman" w:cs="Times New Roman"/>
        </w:rPr>
        <w:t>Simanonok</w:t>
      </w:r>
      <w:proofErr w:type="spellEnd"/>
      <w:r w:rsidR="00D1410A" w:rsidRPr="00542674">
        <w:rPr>
          <w:rFonts w:ascii="Times New Roman" w:hAnsi="Times New Roman" w:cs="Times New Roman"/>
        </w:rPr>
        <w:t xml:space="preserve"> &amp; </w:t>
      </w:r>
      <w:proofErr w:type="spellStart"/>
      <w:r w:rsidR="00D1410A" w:rsidRPr="00542674">
        <w:rPr>
          <w:rFonts w:ascii="Times New Roman" w:hAnsi="Times New Roman" w:cs="Times New Roman"/>
        </w:rPr>
        <w:t>Burkle</w:t>
      </w:r>
      <w:proofErr w:type="spellEnd"/>
      <w:r w:rsidR="00D1410A" w:rsidRPr="00542674">
        <w:rPr>
          <w:rFonts w:ascii="Times New Roman" w:hAnsi="Times New Roman" w:cs="Times New Roman"/>
        </w:rPr>
        <w:t xml:space="preserve"> 2014, </w:t>
      </w:r>
      <w:proofErr w:type="spellStart"/>
      <w:r w:rsidR="00D1410A" w:rsidRPr="00276A3E">
        <w:rPr>
          <w:rFonts w:ascii="Times New Roman" w:hAnsi="Times New Roman" w:cs="Times New Roman"/>
        </w:rPr>
        <w:t>Trøjelsgaard</w:t>
      </w:r>
      <w:proofErr w:type="spellEnd"/>
      <w:r w:rsidR="00D1410A" w:rsidRPr="00276A3E">
        <w:rPr>
          <w:rFonts w:ascii="Times New Roman" w:hAnsi="Times New Roman" w:cs="Times New Roman"/>
        </w:rPr>
        <w:t xml:space="preserve"> et al. 2015</w:t>
      </w:r>
      <w:r w:rsidR="00D1410A">
        <w:rPr>
          <w:rFonts w:ascii="Times New Roman" w:hAnsi="Times New Roman" w:cs="Times New Roman"/>
        </w:rPr>
        <w:t xml:space="preserve">) implies that we are likely to find that rewiring </w:t>
      </w:r>
      <w:r w:rsidR="00A331AA">
        <w:rPr>
          <w:rFonts w:ascii="Times New Roman" w:hAnsi="Times New Roman" w:cs="Times New Roman"/>
        </w:rPr>
        <w:t xml:space="preserve">is a minority </w:t>
      </w:r>
      <w:r w:rsidR="00D1410A">
        <w:rPr>
          <w:rFonts w:ascii="Times New Roman" w:hAnsi="Times New Roman" w:cs="Times New Roman"/>
        </w:rPr>
        <w:t>contribut</w:t>
      </w:r>
      <w:r w:rsidR="00A331AA">
        <w:rPr>
          <w:rFonts w:ascii="Times New Roman" w:hAnsi="Times New Roman" w:cs="Times New Roman"/>
        </w:rPr>
        <w:t>or</w:t>
      </w:r>
      <w:r w:rsidR="00D1410A">
        <w:rPr>
          <w:rFonts w:ascii="Times New Roman" w:hAnsi="Times New Roman" w:cs="Times New Roman"/>
        </w:rPr>
        <w:t xml:space="preserve"> to network dissimilarity across the twenty-one sites of our study region. </w:t>
      </w:r>
      <w:r w:rsidR="002C28A5">
        <w:rPr>
          <w:rFonts w:ascii="Times New Roman" w:hAnsi="Times New Roman" w:cs="Times New Roman"/>
        </w:rPr>
        <w:t xml:space="preserve">Further, we explore the </w:t>
      </w:r>
      <w:r w:rsidR="00442734">
        <w:rPr>
          <w:rFonts w:ascii="Times New Roman" w:hAnsi="Times New Roman" w:cs="Times New Roman"/>
        </w:rPr>
        <w:t>components</w:t>
      </w:r>
      <w:r w:rsidR="002C28A5">
        <w:rPr>
          <w:rFonts w:ascii="Times New Roman" w:hAnsi="Times New Roman" w:cs="Times New Roman"/>
        </w:rPr>
        <w:t xml:space="preserve"> of </w:t>
      </w:r>
      <w:r w:rsidR="00E9132E">
        <w:rPr>
          <w:rFonts w:ascii="Times New Roman" w:hAnsi="Times New Roman" w:cs="Times New Roman"/>
        </w:rPr>
        <w:t xml:space="preserve">species driven </w:t>
      </w:r>
      <w:r w:rsidR="002C28A5">
        <w:rPr>
          <w:rFonts w:ascii="Times New Roman" w:hAnsi="Times New Roman" w:cs="Times New Roman"/>
        </w:rPr>
        <w:t>interaction turnover by decomposing interaction turnover into plant</w:t>
      </w:r>
      <w:r w:rsidR="008C3D62">
        <w:rPr>
          <w:rFonts w:ascii="Times New Roman" w:hAnsi="Times New Roman" w:cs="Times New Roman"/>
        </w:rPr>
        <w:t>-</w:t>
      </w:r>
      <w:r w:rsidR="002C28A5">
        <w:rPr>
          <w:rFonts w:ascii="Times New Roman" w:hAnsi="Times New Roman" w:cs="Times New Roman"/>
        </w:rPr>
        <w:t>driven, pollinator</w:t>
      </w:r>
      <w:r w:rsidR="008C3D62">
        <w:rPr>
          <w:rFonts w:ascii="Times New Roman" w:hAnsi="Times New Roman" w:cs="Times New Roman"/>
        </w:rPr>
        <w:t>-</w:t>
      </w:r>
      <w:proofErr w:type="gramStart"/>
      <w:r w:rsidR="002C28A5">
        <w:rPr>
          <w:rFonts w:ascii="Times New Roman" w:hAnsi="Times New Roman" w:cs="Times New Roman"/>
        </w:rPr>
        <w:t>driven</w:t>
      </w:r>
      <w:proofErr w:type="gramEnd"/>
      <w:r w:rsidR="002C28A5">
        <w:rPr>
          <w:rFonts w:ascii="Times New Roman" w:hAnsi="Times New Roman" w:cs="Times New Roman"/>
        </w:rPr>
        <w:t xml:space="preserve"> and plant</w:t>
      </w:r>
      <w:r w:rsidR="008C3D62">
        <w:rPr>
          <w:rFonts w:ascii="Times New Roman" w:hAnsi="Times New Roman" w:cs="Times New Roman"/>
        </w:rPr>
        <w:t>-</w:t>
      </w:r>
      <w:r w:rsidR="002C28A5">
        <w:rPr>
          <w:rFonts w:ascii="Times New Roman" w:hAnsi="Times New Roman" w:cs="Times New Roman"/>
        </w:rPr>
        <w:t>&amp;</w:t>
      </w:r>
      <w:r w:rsidR="008C3D62">
        <w:rPr>
          <w:rFonts w:ascii="Times New Roman" w:hAnsi="Times New Roman" w:cs="Times New Roman"/>
        </w:rPr>
        <w:t>-</w:t>
      </w:r>
      <w:r w:rsidR="002C28A5">
        <w:rPr>
          <w:rFonts w:ascii="Times New Roman" w:hAnsi="Times New Roman" w:cs="Times New Roman"/>
        </w:rPr>
        <w:t>pollinator</w:t>
      </w:r>
      <w:r w:rsidR="008C3D62">
        <w:rPr>
          <w:rFonts w:ascii="Times New Roman" w:hAnsi="Times New Roman" w:cs="Times New Roman"/>
        </w:rPr>
        <w:t>-</w:t>
      </w:r>
      <w:r w:rsidR="002C28A5">
        <w:rPr>
          <w:rFonts w:ascii="Times New Roman" w:hAnsi="Times New Roman" w:cs="Times New Roman"/>
        </w:rPr>
        <w:t>driven turnover</w:t>
      </w:r>
      <w:r w:rsidR="008C3D62">
        <w:rPr>
          <w:rFonts w:ascii="Times New Roman" w:hAnsi="Times New Roman" w:cs="Times New Roman"/>
        </w:rPr>
        <w:t xml:space="preserve"> and </w:t>
      </w:r>
      <w:r w:rsidR="00442734">
        <w:rPr>
          <w:rFonts w:ascii="Times New Roman" w:hAnsi="Times New Roman" w:cs="Times New Roman"/>
        </w:rPr>
        <w:t>regressing</w:t>
      </w:r>
      <w:r w:rsidR="008C3D62">
        <w:rPr>
          <w:rFonts w:ascii="Times New Roman" w:hAnsi="Times New Roman" w:cs="Times New Roman"/>
        </w:rPr>
        <w:t xml:space="preserve"> each turnover component </w:t>
      </w:r>
      <w:r w:rsidR="00442734">
        <w:rPr>
          <w:rFonts w:ascii="Times New Roman" w:hAnsi="Times New Roman" w:cs="Times New Roman"/>
        </w:rPr>
        <w:t>against</w:t>
      </w:r>
      <w:r w:rsidR="002C28A5">
        <w:rPr>
          <w:rFonts w:ascii="Times New Roman" w:hAnsi="Times New Roman" w:cs="Times New Roman"/>
        </w:rPr>
        <w:t xml:space="preserve"> spatial distance and anthropogenic induced environmental dissimilarity.</w:t>
      </w:r>
      <w:r w:rsidR="00442734">
        <w:rPr>
          <w:rFonts w:ascii="Times New Roman" w:hAnsi="Times New Roman" w:cs="Times New Roman"/>
        </w:rPr>
        <w:t xml:space="preserve"> </w:t>
      </w:r>
    </w:p>
    <w:p w14:paraId="35CB8C1C" w14:textId="3B4ECF0F" w:rsidR="00E9132E" w:rsidRPr="00604D8E" w:rsidRDefault="008C3D62" w:rsidP="00604D8E">
      <w:pPr>
        <w:spacing w:line="480" w:lineRule="auto"/>
        <w:rPr>
          <w:rFonts w:ascii="Times New Roman" w:hAnsi="Times New Roman" w:cs="Times New Roman"/>
        </w:rPr>
      </w:pPr>
      <w:r>
        <w:rPr>
          <w:rFonts w:ascii="Times New Roman" w:hAnsi="Times New Roman" w:cs="Times New Roman"/>
        </w:rPr>
        <w:t>Finally</w:t>
      </w:r>
      <w:r w:rsidR="00604D8E" w:rsidRPr="0003486F">
        <w:rPr>
          <w:rFonts w:ascii="Times New Roman" w:hAnsi="Times New Roman" w:cs="Times New Roman"/>
        </w:rPr>
        <w:t>,</w:t>
      </w:r>
      <w:r w:rsidR="00327108">
        <w:rPr>
          <w:rFonts w:ascii="Times New Roman" w:hAnsi="Times New Roman" w:cs="Times New Roman"/>
        </w:rPr>
        <w:t xml:space="preserve"> </w:t>
      </w:r>
      <w:r w:rsidR="00442734">
        <w:rPr>
          <w:rFonts w:ascii="Times New Roman" w:hAnsi="Times New Roman" w:cs="Times New Roman"/>
        </w:rPr>
        <w:t>we</w:t>
      </w:r>
      <w:r w:rsidR="00327108">
        <w:rPr>
          <w:rFonts w:ascii="Times New Roman" w:hAnsi="Times New Roman" w:cs="Times New Roman"/>
        </w:rPr>
        <w:t xml:space="preserve"> explore the</w:t>
      </w:r>
      <w:r w:rsidR="00442734">
        <w:rPr>
          <w:rFonts w:ascii="Times New Roman" w:hAnsi="Times New Roman" w:cs="Times New Roman"/>
        </w:rPr>
        <w:t xml:space="preserve"> factors </w:t>
      </w:r>
      <w:r w:rsidR="00C52C52">
        <w:rPr>
          <w:rFonts w:ascii="Times New Roman" w:hAnsi="Times New Roman" w:cs="Times New Roman"/>
        </w:rPr>
        <w:t xml:space="preserve">predictive of interaction turnover to understand the </w:t>
      </w:r>
      <w:r w:rsidR="005A39C7">
        <w:rPr>
          <w:rFonts w:ascii="Times New Roman" w:hAnsi="Times New Roman" w:cs="Times New Roman"/>
        </w:rPr>
        <w:t>extent to which ecological and geographical variables generate</w:t>
      </w:r>
      <w:r w:rsidR="00C52C52">
        <w:rPr>
          <w:rFonts w:ascii="Times New Roman" w:hAnsi="Times New Roman" w:cs="Times New Roman"/>
        </w:rPr>
        <w:t xml:space="preserve"> network </w:t>
      </w:r>
      <w:r w:rsidR="00C52C52" w:rsidRPr="00343AA3">
        <w:rPr>
          <w:rFonts w:ascii="Times New Roman" w:hAnsi="Times New Roman" w:cs="Times New Roman"/>
        </w:rPr>
        <w:t>β‐diversity</w:t>
      </w:r>
      <w:r w:rsidR="00C52C52">
        <w:rPr>
          <w:rFonts w:ascii="Times New Roman" w:hAnsi="Times New Roman" w:cs="Times New Roman"/>
        </w:rPr>
        <w:t xml:space="preserve"> </w:t>
      </w:r>
      <w:r w:rsidR="00E9132E">
        <w:rPr>
          <w:rFonts w:ascii="Times New Roman" w:hAnsi="Times New Roman" w:cs="Times New Roman"/>
        </w:rPr>
        <w:t>in human dominated landscapes</w:t>
      </w:r>
      <w:r>
        <w:rPr>
          <w:rFonts w:ascii="Times New Roman" w:hAnsi="Times New Roman" w:cs="Times New Roman"/>
        </w:rPr>
        <w:t xml:space="preserve">. </w:t>
      </w:r>
      <w:r w:rsidR="00C52C52">
        <w:rPr>
          <w:rFonts w:ascii="Times New Roman" w:hAnsi="Times New Roman" w:cs="Times New Roman"/>
        </w:rPr>
        <w:t>To do this, we construct a dataset of site pair</w:t>
      </w:r>
      <w:r w:rsidR="00735133">
        <w:rPr>
          <w:rFonts w:ascii="Times New Roman" w:hAnsi="Times New Roman" w:cs="Times New Roman"/>
        </w:rPr>
        <w:t xml:space="preserve"> </w:t>
      </w:r>
      <w:r w:rsidR="00C52C52">
        <w:rPr>
          <w:rFonts w:ascii="Times New Roman" w:hAnsi="Times New Roman" w:cs="Times New Roman"/>
        </w:rPr>
        <w:t>combinations for each unique interaction, extracting all instances of interaction constancy and turnover</w:t>
      </w:r>
      <w:r w:rsidR="00735133">
        <w:rPr>
          <w:rFonts w:ascii="Times New Roman" w:hAnsi="Times New Roman" w:cs="Times New Roman"/>
        </w:rPr>
        <w:t>, classifying turnover into its various components</w:t>
      </w:r>
      <w:r w:rsidR="002142E1">
        <w:rPr>
          <w:rFonts w:ascii="Times New Roman" w:hAnsi="Times New Roman" w:cs="Times New Roman"/>
        </w:rPr>
        <w:t xml:space="preserve">. We </w:t>
      </w:r>
      <w:r w:rsidR="005A39C7">
        <w:rPr>
          <w:rFonts w:ascii="Times New Roman" w:hAnsi="Times New Roman" w:cs="Times New Roman"/>
        </w:rPr>
        <w:t>train</w:t>
      </w:r>
      <w:r w:rsidR="00E9132E" w:rsidRPr="008C3D62">
        <w:rPr>
          <w:rFonts w:ascii="Times New Roman" w:hAnsi="Times New Roman" w:cs="Times New Roman"/>
        </w:rPr>
        <w:t xml:space="preserve"> a model to predict </w:t>
      </w:r>
      <w:r w:rsidR="00E9132E">
        <w:rPr>
          <w:rFonts w:ascii="Times New Roman" w:hAnsi="Times New Roman" w:cs="Times New Roman"/>
        </w:rPr>
        <w:t>turnover</w:t>
      </w:r>
      <w:r w:rsidR="00E9132E" w:rsidRPr="008C3D62">
        <w:rPr>
          <w:rFonts w:ascii="Times New Roman" w:hAnsi="Times New Roman" w:cs="Times New Roman"/>
        </w:rPr>
        <w:t xml:space="preserve"> using a combination of interaction properties, </w:t>
      </w:r>
      <w:r w:rsidR="00E9132E">
        <w:rPr>
          <w:rFonts w:ascii="Times New Roman" w:hAnsi="Times New Roman" w:cs="Times New Roman"/>
        </w:rPr>
        <w:t xml:space="preserve">relative </w:t>
      </w:r>
      <w:r w:rsidR="00E9132E" w:rsidRPr="008C3D62">
        <w:rPr>
          <w:rFonts w:ascii="Times New Roman" w:hAnsi="Times New Roman" w:cs="Times New Roman"/>
        </w:rPr>
        <w:t xml:space="preserve">floral </w:t>
      </w:r>
      <w:r w:rsidR="00E9132E" w:rsidRPr="008C3D62">
        <w:rPr>
          <w:rFonts w:ascii="Times New Roman" w:hAnsi="Times New Roman" w:cs="Times New Roman"/>
        </w:rPr>
        <w:lastRenderedPageBreak/>
        <w:t>abundance</w:t>
      </w:r>
      <w:r w:rsidR="00E9132E">
        <w:rPr>
          <w:rFonts w:ascii="Times New Roman" w:hAnsi="Times New Roman" w:cs="Times New Roman"/>
        </w:rPr>
        <w:t>s,</w:t>
      </w:r>
      <w:r w:rsidR="00E9132E" w:rsidRPr="008C3D62">
        <w:rPr>
          <w:rFonts w:ascii="Times New Roman" w:hAnsi="Times New Roman" w:cs="Times New Roman"/>
        </w:rPr>
        <w:t xml:space="preserve"> spatial </w:t>
      </w:r>
      <w:r w:rsidR="002142E1">
        <w:rPr>
          <w:rFonts w:ascii="Times New Roman" w:hAnsi="Times New Roman" w:cs="Times New Roman"/>
        </w:rPr>
        <w:t>distance,</w:t>
      </w:r>
      <w:r w:rsidR="00E9132E">
        <w:rPr>
          <w:rFonts w:ascii="Times New Roman" w:hAnsi="Times New Roman" w:cs="Times New Roman"/>
        </w:rPr>
        <w:t xml:space="preserve"> and anthropogenic environmental dissimilarities</w:t>
      </w:r>
      <w:r w:rsidR="005A39C7">
        <w:rPr>
          <w:rFonts w:ascii="Times New Roman" w:hAnsi="Times New Roman" w:cs="Times New Roman"/>
        </w:rPr>
        <w:t>, and then test its predictive performance</w:t>
      </w:r>
      <w:r w:rsidR="00F336D8">
        <w:rPr>
          <w:rFonts w:ascii="Times New Roman" w:hAnsi="Times New Roman" w:cs="Times New Roman"/>
        </w:rPr>
        <w:t>, and</w:t>
      </w:r>
      <w:r w:rsidR="00E9132E" w:rsidRPr="008C3D62">
        <w:rPr>
          <w:rFonts w:ascii="Times New Roman" w:hAnsi="Times New Roman" w:cs="Times New Roman"/>
        </w:rPr>
        <w:t xml:space="preserve"> determine </w:t>
      </w:r>
      <w:r w:rsidR="002142E1">
        <w:rPr>
          <w:rFonts w:ascii="Times New Roman" w:hAnsi="Times New Roman" w:cs="Times New Roman"/>
        </w:rPr>
        <w:t>what makes some</w:t>
      </w:r>
      <w:r w:rsidR="00E9132E" w:rsidRPr="008C3D62">
        <w:rPr>
          <w:rFonts w:ascii="Times New Roman" w:hAnsi="Times New Roman" w:cs="Times New Roman"/>
        </w:rPr>
        <w:t xml:space="preserve"> interactions more likely to </w:t>
      </w:r>
      <w:r w:rsidR="00E9132E">
        <w:rPr>
          <w:rFonts w:ascii="Times New Roman" w:hAnsi="Times New Roman" w:cs="Times New Roman"/>
        </w:rPr>
        <w:t>turnover</w:t>
      </w:r>
      <w:r w:rsidR="00F336D8">
        <w:rPr>
          <w:rFonts w:ascii="Times New Roman" w:hAnsi="Times New Roman" w:cs="Times New Roman"/>
        </w:rPr>
        <w:t>.</w:t>
      </w:r>
    </w:p>
    <w:p w14:paraId="4577CA6D" w14:textId="0FD39CC6" w:rsidR="00E304BB" w:rsidRDefault="00DE5AC9" w:rsidP="00604D8E">
      <w:pPr>
        <w:spacing w:line="480" w:lineRule="auto"/>
        <w:rPr>
          <w:rFonts w:ascii="Times New Roman" w:hAnsi="Times New Roman" w:cs="Times New Roman"/>
        </w:rPr>
      </w:pPr>
      <w:r w:rsidRPr="008C3D62">
        <w:rPr>
          <w:rFonts w:ascii="Times New Roman" w:hAnsi="Times New Roman" w:cs="Times New Roman"/>
        </w:rPr>
        <w:t xml:space="preserve">Thus, our aims </w:t>
      </w:r>
      <w:r w:rsidR="00B2130B">
        <w:rPr>
          <w:rFonts w:ascii="Times New Roman" w:hAnsi="Times New Roman" w:cs="Times New Roman"/>
        </w:rPr>
        <w:t>are</w:t>
      </w:r>
      <w:r w:rsidRPr="008C3D62">
        <w:rPr>
          <w:rFonts w:ascii="Times New Roman" w:hAnsi="Times New Roman" w:cs="Times New Roman"/>
        </w:rPr>
        <w:t xml:space="preserve"> threefold</w:t>
      </w:r>
      <w:r w:rsidR="002214EE">
        <w:rPr>
          <w:rFonts w:ascii="Times New Roman" w:hAnsi="Times New Roman" w:cs="Times New Roman"/>
        </w:rPr>
        <w:t xml:space="preserve">, </w:t>
      </w:r>
      <w:proofErr w:type="gramStart"/>
      <w:r w:rsidR="00B2130B">
        <w:rPr>
          <w:rFonts w:ascii="Times New Roman" w:hAnsi="Times New Roman" w:cs="Times New Roman"/>
        </w:rPr>
        <w:t>sequential</w:t>
      </w:r>
      <w:proofErr w:type="gramEnd"/>
      <w:r w:rsidR="002214EE">
        <w:rPr>
          <w:rFonts w:ascii="Times New Roman" w:hAnsi="Times New Roman" w:cs="Times New Roman"/>
        </w:rPr>
        <w:t xml:space="preserve"> and complementary:</w:t>
      </w:r>
      <w:r w:rsidR="005A39C7">
        <w:rPr>
          <w:rFonts w:ascii="Times New Roman" w:hAnsi="Times New Roman" w:cs="Times New Roman"/>
        </w:rPr>
        <w:t xml:space="preserve"> </w:t>
      </w:r>
      <w:r w:rsidR="00B2130B">
        <w:rPr>
          <w:rFonts w:ascii="Times New Roman" w:hAnsi="Times New Roman" w:cs="Times New Roman"/>
        </w:rPr>
        <w:t xml:space="preserve">explore the </w:t>
      </w:r>
      <w:r w:rsidR="00F336D8">
        <w:rPr>
          <w:rFonts w:ascii="Times New Roman" w:hAnsi="Times New Roman" w:cs="Times New Roman"/>
        </w:rPr>
        <w:t xml:space="preserve">1. </w:t>
      </w:r>
      <w:r w:rsidR="00B2130B">
        <w:rPr>
          <w:rFonts w:ascii="Times New Roman" w:hAnsi="Times New Roman" w:cs="Times New Roman"/>
        </w:rPr>
        <w:t>pattern</w:t>
      </w:r>
      <w:r w:rsidR="005A39C7">
        <w:rPr>
          <w:rFonts w:ascii="Times New Roman" w:hAnsi="Times New Roman" w:cs="Times New Roman"/>
        </w:rPr>
        <w:t>s</w:t>
      </w:r>
      <w:r w:rsidR="002214EE">
        <w:rPr>
          <w:rFonts w:ascii="Times New Roman" w:hAnsi="Times New Roman" w:cs="Times New Roman"/>
        </w:rPr>
        <w:t>,</w:t>
      </w:r>
      <w:r w:rsidR="00B2130B">
        <w:rPr>
          <w:rFonts w:ascii="Times New Roman" w:hAnsi="Times New Roman" w:cs="Times New Roman"/>
        </w:rPr>
        <w:t xml:space="preserve"> </w:t>
      </w:r>
      <w:r w:rsidR="00F336D8">
        <w:rPr>
          <w:rFonts w:ascii="Times New Roman" w:hAnsi="Times New Roman" w:cs="Times New Roman"/>
        </w:rPr>
        <w:t xml:space="preserve">2. </w:t>
      </w:r>
      <w:r w:rsidR="00043C1B">
        <w:rPr>
          <w:rFonts w:ascii="Times New Roman" w:hAnsi="Times New Roman" w:cs="Times New Roman"/>
        </w:rPr>
        <w:t>components</w:t>
      </w:r>
      <w:r w:rsidR="00B2130B">
        <w:rPr>
          <w:rFonts w:ascii="Times New Roman" w:hAnsi="Times New Roman" w:cs="Times New Roman"/>
        </w:rPr>
        <w:t xml:space="preserve"> and </w:t>
      </w:r>
      <w:r w:rsidR="00F336D8">
        <w:rPr>
          <w:rFonts w:ascii="Times New Roman" w:hAnsi="Times New Roman" w:cs="Times New Roman"/>
        </w:rPr>
        <w:t xml:space="preserve">3. </w:t>
      </w:r>
      <w:r w:rsidR="00B2130B">
        <w:rPr>
          <w:rFonts w:ascii="Times New Roman" w:hAnsi="Times New Roman" w:cs="Times New Roman"/>
        </w:rPr>
        <w:t xml:space="preserve">predictive variables generating </w:t>
      </w:r>
      <w:r w:rsidR="00B2130B" w:rsidRPr="00343AA3">
        <w:rPr>
          <w:rFonts w:ascii="Times New Roman" w:hAnsi="Times New Roman" w:cs="Times New Roman"/>
        </w:rPr>
        <w:t xml:space="preserve">β‐diversity </w:t>
      </w:r>
      <w:r w:rsidR="00B2130B">
        <w:rPr>
          <w:rFonts w:ascii="Times New Roman" w:hAnsi="Times New Roman" w:cs="Times New Roman"/>
        </w:rPr>
        <w:t>in interaction networks</w:t>
      </w:r>
      <w:r w:rsidR="00043C1B">
        <w:rPr>
          <w:rFonts w:ascii="Times New Roman" w:hAnsi="Times New Roman" w:cs="Times New Roman"/>
        </w:rPr>
        <w:t xml:space="preserve"> situated</w:t>
      </w:r>
      <w:r w:rsidR="00B2130B">
        <w:rPr>
          <w:rFonts w:ascii="Times New Roman" w:hAnsi="Times New Roman" w:cs="Times New Roman"/>
        </w:rPr>
        <w:t xml:space="preserve"> in anthropogenic landscapes.</w:t>
      </w:r>
    </w:p>
    <w:p w14:paraId="366FD5A2" w14:textId="0B6480ED" w:rsidR="00F447D2" w:rsidRPr="00A331AA" w:rsidRDefault="00604D8E" w:rsidP="00D1164B">
      <w:pPr>
        <w:pStyle w:val="Heading1"/>
        <w:spacing w:after="120" w:line="240" w:lineRule="auto"/>
        <w:rPr>
          <w:rFonts w:ascii="Times New Roman" w:hAnsi="Times New Roman" w:cs="Times New Roman"/>
          <w:color w:val="auto"/>
        </w:rPr>
      </w:pPr>
      <w:r w:rsidRPr="00A331AA">
        <w:rPr>
          <w:rFonts w:ascii="Times New Roman" w:hAnsi="Times New Roman" w:cs="Times New Roman"/>
          <w:color w:val="auto"/>
        </w:rPr>
        <w:t>Methods</w:t>
      </w:r>
    </w:p>
    <w:p w14:paraId="35F7F78A" w14:textId="0B3BAC76" w:rsidR="00F447D2" w:rsidRPr="00A331AA" w:rsidRDefault="00604D8E" w:rsidP="00D1164B">
      <w:pPr>
        <w:pStyle w:val="Heading2"/>
        <w:numPr>
          <w:ilvl w:val="0"/>
          <w:numId w:val="17"/>
        </w:numPr>
        <w:spacing w:after="120" w:line="360" w:lineRule="auto"/>
        <w:ind w:left="714" w:hanging="357"/>
        <w:rPr>
          <w:rFonts w:ascii="Times New Roman" w:hAnsi="Times New Roman" w:cs="Times New Roman"/>
          <w:color w:val="auto"/>
          <w:sz w:val="24"/>
          <w:szCs w:val="24"/>
        </w:rPr>
      </w:pPr>
      <w:r w:rsidRPr="00A331AA">
        <w:rPr>
          <w:rFonts w:ascii="Times New Roman" w:hAnsi="Times New Roman" w:cs="Times New Roman"/>
          <w:color w:val="auto"/>
          <w:sz w:val="24"/>
          <w:szCs w:val="24"/>
        </w:rPr>
        <w:t>Field Site Selection</w:t>
      </w:r>
    </w:p>
    <w:p w14:paraId="1B6686DC" w14:textId="079852E3" w:rsidR="00604D8E" w:rsidRPr="00604D8E" w:rsidRDefault="00FB1F13" w:rsidP="00604D8E">
      <w:pPr>
        <w:spacing w:line="480" w:lineRule="auto"/>
        <w:rPr>
          <w:rFonts w:ascii="Times New Roman" w:hAnsi="Times New Roman" w:cs="Times New Roman"/>
        </w:rPr>
      </w:pPr>
      <w:r>
        <w:rPr>
          <w:rFonts w:ascii="Times New Roman" w:hAnsi="Times New Roman" w:cs="Times New Roman"/>
        </w:rPr>
        <w:t>Twenty-one</w:t>
      </w:r>
      <w:r w:rsidR="00604D8E" w:rsidRPr="00604D8E">
        <w:rPr>
          <w:rFonts w:ascii="Times New Roman" w:hAnsi="Times New Roman" w:cs="Times New Roman"/>
        </w:rPr>
        <w:t xml:space="preserve"> sites were sampled around east Leinster,</w:t>
      </w:r>
      <w:r w:rsidR="00E9132E">
        <w:rPr>
          <w:rFonts w:ascii="Times New Roman" w:hAnsi="Times New Roman" w:cs="Times New Roman"/>
        </w:rPr>
        <w:t xml:space="preserve"> Ireland,</w:t>
      </w:r>
      <w:r w:rsidR="00604D8E" w:rsidRPr="00604D8E">
        <w:rPr>
          <w:rFonts w:ascii="Times New Roman" w:hAnsi="Times New Roman" w:cs="Times New Roman"/>
        </w:rPr>
        <w:t xml:space="preserve"> </w:t>
      </w:r>
      <w:r w:rsidR="00E9132E">
        <w:rPr>
          <w:rFonts w:ascii="Times New Roman" w:hAnsi="Times New Roman" w:cs="Times New Roman"/>
        </w:rPr>
        <w:t>nine</w:t>
      </w:r>
      <w:r w:rsidR="00604D8E" w:rsidRPr="00604D8E">
        <w:rPr>
          <w:rFonts w:ascii="Times New Roman" w:hAnsi="Times New Roman" w:cs="Times New Roman"/>
        </w:rPr>
        <w:t xml:space="preserve"> occurring in an urban landscape, </w:t>
      </w:r>
      <w:r w:rsidR="00E9132E">
        <w:rPr>
          <w:rFonts w:ascii="Times New Roman" w:hAnsi="Times New Roman" w:cs="Times New Roman"/>
        </w:rPr>
        <w:t>nine</w:t>
      </w:r>
      <w:r w:rsidR="00604D8E" w:rsidRPr="00604D8E">
        <w:rPr>
          <w:rFonts w:ascii="Times New Roman" w:hAnsi="Times New Roman" w:cs="Times New Roman"/>
        </w:rPr>
        <w:t xml:space="preserve"> occurring in agricultural landscapes and </w:t>
      </w:r>
      <w:r w:rsidR="00E9132E">
        <w:rPr>
          <w:rFonts w:ascii="Times New Roman" w:hAnsi="Times New Roman" w:cs="Times New Roman"/>
        </w:rPr>
        <w:t>three</w:t>
      </w:r>
      <w:r w:rsidR="00604D8E" w:rsidRPr="00604D8E">
        <w:rPr>
          <w:rFonts w:ascii="Times New Roman" w:hAnsi="Times New Roman" w:cs="Times New Roman"/>
        </w:rPr>
        <w:t xml:space="preserve"> in ‘semi natural’ landscapes (Figure 1). The agricultural and urban sites were located along gradients of intensity; high, </w:t>
      </w:r>
      <w:proofErr w:type="gramStart"/>
      <w:r w:rsidR="00604D8E" w:rsidRPr="00604D8E">
        <w:rPr>
          <w:rFonts w:ascii="Times New Roman" w:hAnsi="Times New Roman" w:cs="Times New Roman"/>
        </w:rPr>
        <w:t>medium</w:t>
      </w:r>
      <w:proofErr w:type="gramEnd"/>
      <w:r w:rsidR="00604D8E" w:rsidRPr="00604D8E">
        <w:rPr>
          <w:rFonts w:ascii="Times New Roman" w:hAnsi="Times New Roman" w:cs="Times New Roman"/>
        </w:rPr>
        <w:t xml:space="preserve"> and low, with three sites to each level for replication. A minimum distance of 1km separated all sites, to ensure that a separate pollinator community was sampled at each site.</w:t>
      </w:r>
    </w:p>
    <w:p w14:paraId="47506337" w14:textId="77777777" w:rsidR="00604D8E" w:rsidRPr="00604D8E" w:rsidRDefault="00604D8E" w:rsidP="00604D8E">
      <w:pPr>
        <w:spacing w:line="480" w:lineRule="auto"/>
        <w:rPr>
          <w:rFonts w:ascii="Times New Roman" w:hAnsi="Times New Roman" w:cs="Times New Roman"/>
        </w:rPr>
      </w:pPr>
      <w:r w:rsidRPr="00604D8E">
        <w:rPr>
          <w:rFonts w:ascii="Times New Roman" w:hAnsi="Times New Roman" w:cs="Times New Roman"/>
        </w:rPr>
        <w:t xml:space="preserve">The urbanisation gradient was created using an impervious surface index, from a impervious surface status map generated by the Copernicus Pan European Land Service (available at: </w:t>
      </w:r>
      <w:hyperlink r:id="rId6" w:history="1">
        <w:r w:rsidRPr="00604D8E">
          <w:rPr>
            <w:rStyle w:val="Hyperlink"/>
            <w:rFonts w:ascii="Times New Roman" w:hAnsi="Times New Roman" w:cs="Times New Roman"/>
          </w:rPr>
          <w:t>https://land.copernicus.eu/pan-european/high-resolution-layers/imperviousness</w:t>
        </w:r>
      </w:hyperlink>
      <w:r w:rsidRPr="00604D8E">
        <w:rPr>
          <w:rFonts w:ascii="Times New Roman" w:hAnsi="Times New Roman" w:cs="Times New Roman"/>
        </w:rPr>
        <w:t>, © European Union, Copernicus Land Monitoring Service 2018, European Environment Agency (EEA)), while the agricultural gradient was created using an index of average field size</w:t>
      </w:r>
      <w:r w:rsidRPr="00604D8E" w:rsidDel="008A5641">
        <w:rPr>
          <w:rFonts w:ascii="Times New Roman" w:hAnsi="Times New Roman" w:cs="Times New Roman"/>
        </w:rPr>
        <w:t xml:space="preserve"> </w:t>
      </w:r>
      <w:r w:rsidRPr="00604D8E">
        <w:rPr>
          <w:rFonts w:ascii="Times New Roman" w:hAnsi="Times New Roman" w:cs="Times New Roman"/>
        </w:rPr>
        <w:t xml:space="preserve">(Supplementary Material, Table S1). Each index was calculated over an area within a 1.5km radius circle, with this circle delimiting the boundary of a ‘site’. Over 70% impervious surface was categorised as “high” urbanisation, between 20% and 70% “medium”, and less than 20% “low” urbanisation. To calculate average field size, the number of fields in a 1.5km radius circle at likely sites was counted using Google Maps My Maps application (available at: </w:t>
      </w:r>
      <w:hyperlink r:id="rId7" w:history="1">
        <w:r w:rsidRPr="00604D8E">
          <w:rPr>
            <w:rStyle w:val="Hyperlink"/>
            <w:rFonts w:ascii="Times New Roman" w:hAnsi="Times New Roman" w:cs="Times New Roman"/>
          </w:rPr>
          <w:t>https://www.google.com/maps/d/</w:t>
        </w:r>
      </w:hyperlink>
      <w:r w:rsidRPr="00604D8E">
        <w:rPr>
          <w:rFonts w:ascii="Times New Roman" w:hAnsi="Times New Roman" w:cs="Times New Roman"/>
        </w:rPr>
        <w:t xml:space="preserve">) which was then divided by the area under agriculture, obtained from the Copernicus Urban Atlas land use map (available at: https://land.copernicus.eu/local/urban-atlas © European Union, Copernicus Land Monitoring Service 2018, European Environment Agency (EEA)), to obtain the average field size at that site.  An average field size of greater than 5 hectares in a 1.5km radius circle was deemed a high intensity agricultural </w:t>
      </w:r>
      <w:r w:rsidRPr="00604D8E">
        <w:rPr>
          <w:rFonts w:ascii="Times New Roman" w:hAnsi="Times New Roman" w:cs="Times New Roman"/>
        </w:rPr>
        <w:lastRenderedPageBreak/>
        <w:t>landscape, between 3.5 ha and 5ha medium intensity and less than 3.5ha average field size a low intensity agricultural landscape.</w:t>
      </w:r>
    </w:p>
    <w:p w14:paraId="71FAFEC8" w14:textId="7DFF08B1" w:rsidR="00604D8E" w:rsidRPr="00604D8E" w:rsidRDefault="00604D8E" w:rsidP="00604D8E">
      <w:pPr>
        <w:spacing w:line="480" w:lineRule="auto"/>
        <w:rPr>
          <w:rFonts w:ascii="Times New Roman" w:hAnsi="Times New Roman" w:cs="Times New Roman"/>
        </w:rPr>
      </w:pPr>
      <w:r w:rsidRPr="00604D8E">
        <w:rPr>
          <w:rFonts w:ascii="Times New Roman" w:hAnsi="Times New Roman" w:cs="Times New Roman"/>
        </w:rPr>
        <w:t xml:space="preserve">Semi natural sites were categorised using the percentage of semi natural vegetation in a 1.5km radius circle, with greater than 10% of the site area being under semi natural meadow grassland. Semi natural vegetation was calculated by combining the Herbaceous Vegetation Associations category of land use in the Copernicus Urban Atlas land use map, plus the habitats surveyed in the Grasslands of Ireland study (available at: https://www.npws.ie/maps-and-data/habitat-and-species-data). The site characteristics are shown in </w:t>
      </w:r>
      <w:r w:rsidR="002214EE">
        <w:rPr>
          <w:rFonts w:ascii="Times New Roman" w:hAnsi="Times New Roman" w:cs="Times New Roman"/>
        </w:rPr>
        <w:t>Table S2 (</w:t>
      </w:r>
      <w:r w:rsidRPr="00604D8E">
        <w:rPr>
          <w:rFonts w:ascii="Times New Roman" w:hAnsi="Times New Roman" w:cs="Times New Roman"/>
        </w:rPr>
        <w:t>Supplementary Material, Table S2).</w:t>
      </w:r>
    </w:p>
    <w:p w14:paraId="450D3BA3" w14:textId="77777777" w:rsidR="00604D8E" w:rsidRPr="00604D8E" w:rsidRDefault="00604D8E" w:rsidP="00604D8E">
      <w:pPr>
        <w:spacing w:line="480" w:lineRule="auto"/>
        <w:jc w:val="center"/>
        <w:rPr>
          <w:rFonts w:ascii="Times New Roman" w:hAnsi="Times New Roman" w:cs="Times New Roman"/>
        </w:rPr>
      </w:pPr>
      <w:r w:rsidRPr="00604D8E">
        <w:rPr>
          <w:rFonts w:ascii="Times New Roman" w:hAnsi="Times New Roman" w:cs="Times New Roman"/>
          <w:noProof/>
          <w:lang w:eastAsia="en-IE"/>
        </w:rPr>
        <w:drawing>
          <wp:inline distT="0" distB="0" distL="0" distR="0" wp14:anchorId="486F5316" wp14:editId="71D34842">
            <wp:extent cx="4959706" cy="4690739"/>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 of Sites.png"/>
                    <pic:cNvPicPr/>
                  </pic:nvPicPr>
                  <pic:blipFill rotWithShape="1">
                    <a:blip r:embed="rId8">
                      <a:extLst>
                        <a:ext uri="{28A0092B-C50C-407E-A947-70E740481C1C}">
                          <a14:useLocalDpi xmlns:a14="http://schemas.microsoft.com/office/drawing/2010/main" val="0"/>
                        </a:ext>
                      </a:extLst>
                    </a:blip>
                    <a:srcRect l="19274" r="21251"/>
                    <a:stretch/>
                  </pic:blipFill>
                  <pic:spPr bwMode="auto">
                    <a:xfrm>
                      <a:off x="0" y="0"/>
                      <a:ext cx="4966084" cy="4696771"/>
                    </a:xfrm>
                    <a:prstGeom prst="rect">
                      <a:avLst/>
                    </a:prstGeom>
                    <a:ln>
                      <a:noFill/>
                    </a:ln>
                    <a:extLst>
                      <a:ext uri="{53640926-AAD7-44D8-BBD7-CCE9431645EC}">
                        <a14:shadowObscured xmlns:a14="http://schemas.microsoft.com/office/drawing/2010/main"/>
                      </a:ext>
                    </a:extLst>
                  </pic:spPr>
                </pic:pic>
              </a:graphicData>
            </a:graphic>
          </wp:inline>
        </w:drawing>
      </w:r>
    </w:p>
    <w:p w14:paraId="27B5B528" w14:textId="77777777" w:rsidR="00604D8E" w:rsidRPr="00604D8E" w:rsidRDefault="00604D8E" w:rsidP="00604D8E">
      <w:pPr>
        <w:spacing w:line="480" w:lineRule="auto"/>
        <w:rPr>
          <w:rFonts w:ascii="Times New Roman" w:hAnsi="Times New Roman" w:cs="Times New Roman"/>
        </w:rPr>
      </w:pPr>
      <w:r w:rsidRPr="00604D8E">
        <w:rPr>
          <w:rFonts w:ascii="Times New Roman" w:hAnsi="Times New Roman" w:cs="Times New Roman"/>
          <w:b/>
        </w:rPr>
        <w:t>Figure 1</w:t>
      </w:r>
      <w:r w:rsidRPr="00604D8E">
        <w:rPr>
          <w:rFonts w:ascii="Times New Roman" w:hAnsi="Times New Roman" w:cs="Times New Roman"/>
        </w:rPr>
        <w:t xml:space="preserve">. Location of the 21 sites. The 9 urban sites are in Dublin city. The 9 agricultural sites are in the surrounding agricultural landscape in counties Dublin, </w:t>
      </w:r>
      <w:proofErr w:type="gramStart"/>
      <w:r w:rsidRPr="00604D8E">
        <w:rPr>
          <w:rFonts w:ascii="Times New Roman" w:hAnsi="Times New Roman" w:cs="Times New Roman"/>
        </w:rPr>
        <w:t>Kildare</w:t>
      </w:r>
      <w:proofErr w:type="gramEnd"/>
      <w:r w:rsidRPr="00604D8E">
        <w:rPr>
          <w:rFonts w:ascii="Times New Roman" w:hAnsi="Times New Roman" w:cs="Times New Roman"/>
        </w:rPr>
        <w:t xml:space="preserve"> and Meath and the 3 semi natural sites are in landscapes with a higher proportion of semi natural meadows.</w:t>
      </w:r>
    </w:p>
    <w:p w14:paraId="00F38A50" w14:textId="19FC07F7" w:rsidR="00604D8E" w:rsidRPr="00A331AA" w:rsidRDefault="00604D8E" w:rsidP="00D1164B">
      <w:pPr>
        <w:pStyle w:val="Heading2"/>
        <w:numPr>
          <w:ilvl w:val="0"/>
          <w:numId w:val="17"/>
        </w:numPr>
        <w:spacing w:after="120" w:line="360" w:lineRule="auto"/>
        <w:ind w:hanging="357"/>
        <w:rPr>
          <w:rFonts w:ascii="Times New Roman" w:hAnsi="Times New Roman" w:cs="Times New Roman"/>
        </w:rPr>
      </w:pPr>
      <w:r w:rsidRPr="00A331AA">
        <w:rPr>
          <w:rFonts w:ascii="Times New Roman" w:hAnsi="Times New Roman" w:cs="Times New Roman"/>
          <w:color w:val="auto"/>
          <w:sz w:val="24"/>
          <w:szCs w:val="24"/>
        </w:rPr>
        <w:lastRenderedPageBreak/>
        <w:t>Sampling flowers, flower-</w:t>
      </w:r>
      <w:proofErr w:type="gramStart"/>
      <w:r w:rsidRPr="00A331AA">
        <w:rPr>
          <w:rFonts w:ascii="Times New Roman" w:hAnsi="Times New Roman" w:cs="Times New Roman"/>
          <w:color w:val="auto"/>
          <w:sz w:val="24"/>
          <w:szCs w:val="24"/>
        </w:rPr>
        <w:t>visitors</w:t>
      </w:r>
      <w:proofErr w:type="gramEnd"/>
      <w:r w:rsidRPr="00A331AA">
        <w:rPr>
          <w:rFonts w:ascii="Times New Roman" w:hAnsi="Times New Roman" w:cs="Times New Roman"/>
          <w:color w:val="auto"/>
          <w:sz w:val="24"/>
          <w:szCs w:val="24"/>
        </w:rPr>
        <w:t xml:space="preserve"> and flower-visitor interactions.</w:t>
      </w:r>
    </w:p>
    <w:p w14:paraId="20EAF772" w14:textId="4199D060" w:rsidR="00604D8E" w:rsidRPr="00604D8E" w:rsidRDefault="00604D8E" w:rsidP="00604D8E">
      <w:pPr>
        <w:spacing w:line="480" w:lineRule="auto"/>
        <w:rPr>
          <w:rFonts w:ascii="Times New Roman" w:hAnsi="Times New Roman" w:cs="Times New Roman"/>
        </w:rPr>
      </w:pPr>
      <w:r w:rsidRPr="00604D8E">
        <w:rPr>
          <w:rFonts w:ascii="Times New Roman" w:hAnsi="Times New Roman" w:cs="Times New Roman"/>
        </w:rPr>
        <w:t xml:space="preserve">Each of the </w:t>
      </w:r>
      <w:r w:rsidR="000C076E">
        <w:rPr>
          <w:rFonts w:ascii="Times New Roman" w:hAnsi="Times New Roman" w:cs="Times New Roman"/>
        </w:rPr>
        <w:t>twenty-one</w:t>
      </w:r>
      <w:r w:rsidRPr="00604D8E">
        <w:rPr>
          <w:rFonts w:ascii="Times New Roman" w:hAnsi="Times New Roman" w:cs="Times New Roman"/>
        </w:rPr>
        <w:t xml:space="preserve"> sites was sampled four times between 5 May and 20 August 2018 at monthly intervals. Plants and pollinators were sampled along a 2m x 1km transect within each 1.5km radius site, with sub-sections of the transect allocated proportionately to all land cover types comprising more than 1% of the selected site (</w:t>
      </w:r>
      <w:proofErr w:type="gramStart"/>
      <w:r w:rsidRPr="00604D8E">
        <w:rPr>
          <w:rFonts w:ascii="Times New Roman" w:hAnsi="Times New Roman" w:cs="Times New Roman"/>
        </w:rPr>
        <w:t>e.g.</w:t>
      </w:r>
      <w:proofErr w:type="gramEnd"/>
      <w:r w:rsidRPr="00604D8E">
        <w:rPr>
          <w:rFonts w:ascii="Times New Roman" w:hAnsi="Times New Roman" w:cs="Times New Roman"/>
        </w:rPr>
        <w:t xml:space="preserve"> pasture, arable, continuous urban fabric; see Figure 2 Legend). Transects in residential areas were positioned along the boundary between pavements and residential gardens, so that 1m of the transect width </w:t>
      </w:r>
      <w:proofErr w:type="gramStart"/>
      <w:r w:rsidRPr="00604D8E">
        <w:rPr>
          <w:rFonts w:ascii="Times New Roman" w:hAnsi="Times New Roman" w:cs="Times New Roman"/>
        </w:rPr>
        <w:t>was located in</w:t>
      </w:r>
      <w:proofErr w:type="gramEnd"/>
      <w:r w:rsidRPr="00604D8E">
        <w:rPr>
          <w:rFonts w:ascii="Times New Roman" w:hAnsi="Times New Roman" w:cs="Times New Roman"/>
        </w:rPr>
        <w:t xml:space="preserve"> gardens and the other 1m was located on pavements and road verges. Transect locations were chosen using a random number generator to select points, and transect sections were located as close as possible to those points. Where land cover types were particularly dominant within a site, a maximum transect section length of 250m was walked, with multiple transects of the same land cover walked across multiple locations.</w:t>
      </w:r>
    </w:p>
    <w:p w14:paraId="4802AC03" w14:textId="77777777" w:rsidR="00604D8E" w:rsidRPr="00604D8E" w:rsidRDefault="00604D8E" w:rsidP="00604D8E">
      <w:pPr>
        <w:spacing w:line="480" w:lineRule="auto"/>
        <w:rPr>
          <w:rFonts w:ascii="Times New Roman" w:hAnsi="Times New Roman" w:cs="Times New Roman"/>
        </w:rPr>
      </w:pPr>
      <w:r w:rsidRPr="00604D8E">
        <w:rPr>
          <w:rFonts w:ascii="Times New Roman" w:hAnsi="Times New Roman" w:cs="Times New Roman"/>
        </w:rPr>
        <w:t xml:space="preserve">Flowers were sampled by noting every flowering species on the outward walk of the transect and then counting the floral units of each species on the return walk. A floral unit was defined as an individual flower or collection of flowers that an insect of 5 mm body length could walk between (see Baldock et al. 2015, Supplementary Material Table S4) and comprised a single capitulum for Asteraceae, a secondary umbel for </w:t>
      </w:r>
      <w:proofErr w:type="spellStart"/>
      <w:r w:rsidRPr="00604D8E">
        <w:rPr>
          <w:rFonts w:ascii="Times New Roman" w:hAnsi="Times New Roman" w:cs="Times New Roman"/>
        </w:rPr>
        <w:t>Apiaceae</w:t>
      </w:r>
      <w:proofErr w:type="spellEnd"/>
      <w:r w:rsidRPr="00604D8E">
        <w:rPr>
          <w:rFonts w:ascii="Times New Roman" w:hAnsi="Times New Roman" w:cs="Times New Roman"/>
        </w:rPr>
        <w:t xml:space="preserve"> and a single flower for most other taxa. Grasses, </w:t>
      </w:r>
      <w:proofErr w:type="gramStart"/>
      <w:r w:rsidRPr="00604D8E">
        <w:rPr>
          <w:rFonts w:ascii="Times New Roman" w:hAnsi="Times New Roman" w:cs="Times New Roman"/>
        </w:rPr>
        <w:t>sedges</w:t>
      </w:r>
      <w:proofErr w:type="gramEnd"/>
      <w:r w:rsidRPr="00604D8E">
        <w:rPr>
          <w:rFonts w:ascii="Times New Roman" w:hAnsi="Times New Roman" w:cs="Times New Roman"/>
        </w:rPr>
        <w:t xml:space="preserve"> and wind-pollinated forbs were not sampled.</w:t>
      </w:r>
    </w:p>
    <w:p w14:paraId="0870BDE7" w14:textId="77777777" w:rsidR="00D1164B" w:rsidRDefault="00604D8E" w:rsidP="00D1164B">
      <w:pPr>
        <w:spacing w:line="480" w:lineRule="auto"/>
        <w:rPr>
          <w:rFonts w:ascii="Times New Roman" w:hAnsi="Times New Roman" w:cs="Times New Roman"/>
        </w:rPr>
      </w:pPr>
      <w:r w:rsidRPr="00604D8E">
        <w:rPr>
          <w:rFonts w:ascii="Times New Roman" w:hAnsi="Times New Roman" w:cs="Times New Roman"/>
        </w:rPr>
        <w:t xml:space="preserve">Flower-visitor interactions were quantified by walking along each transect and recording every insect on flowers up to 1m either side of the transect line to a height of 2m, where appropriate, </w:t>
      </w:r>
      <w:proofErr w:type="gramStart"/>
      <w:r w:rsidRPr="00604D8E">
        <w:rPr>
          <w:rFonts w:ascii="Times New Roman" w:hAnsi="Times New Roman" w:cs="Times New Roman"/>
        </w:rPr>
        <w:t>e.g.</w:t>
      </w:r>
      <w:proofErr w:type="gramEnd"/>
      <w:r w:rsidRPr="00604D8E">
        <w:rPr>
          <w:rFonts w:ascii="Times New Roman" w:hAnsi="Times New Roman" w:cs="Times New Roman"/>
        </w:rPr>
        <w:t xml:space="preserve"> along hedgerows. An attempt was made to net all bees and hoverflies (</w:t>
      </w:r>
      <w:proofErr w:type="spellStart"/>
      <w:r w:rsidRPr="00604D8E">
        <w:rPr>
          <w:rFonts w:ascii="Times New Roman" w:hAnsi="Times New Roman" w:cs="Times New Roman"/>
        </w:rPr>
        <w:t>Syrphidae</w:t>
      </w:r>
      <w:proofErr w:type="spellEnd"/>
      <w:r w:rsidRPr="00604D8E">
        <w:rPr>
          <w:rFonts w:ascii="Times New Roman" w:hAnsi="Times New Roman" w:cs="Times New Roman"/>
        </w:rPr>
        <w:t xml:space="preserve">), which were frozen and later identified to species. All other flower visiting insects were recorded at the family level (Coleoptera, Diptera, Lepidoptera). Bees and hoverflies were identified using Falk (2015) and Stubbs &amp; Falk (2002) respectively, with identifications checked by taxonomists (See Acknowledgements). Plants were identified using Rose &amp; O’Reilly (2006) and the phone application </w:t>
      </w:r>
      <w:proofErr w:type="spellStart"/>
      <w:r w:rsidRPr="00604D8E">
        <w:rPr>
          <w:rFonts w:ascii="Times New Roman" w:hAnsi="Times New Roman" w:cs="Times New Roman"/>
        </w:rPr>
        <w:t>Plantnet</w:t>
      </w:r>
      <w:proofErr w:type="spellEnd"/>
      <w:r w:rsidRPr="00604D8E">
        <w:rPr>
          <w:rFonts w:ascii="Times New Roman" w:hAnsi="Times New Roman" w:cs="Times New Roman"/>
        </w:rPr>
        <w:t xml:space="preserve"> (available at: </w:t>
      </w:r>
      <w:hyperlink r:id="rId9" w:history="1">
        <w:r w:rsidRPr="00604D8E">
          <w:rPr>
            <w:rStyle w:val="Hyperlink"/>
            <w:rFonts w:ascii="Times New Roman" w:hAnsi="Times New Roman" w:cs="Times New Roman"/>
          </w:rPr>
          <w:t>https://identify.plantnet-project.org/</w:t>
        </w:r>
      </w:hyperlink>
      <w:r w:rsidRPr="00604D8E">
        <w:rPr>
          <w:rFonts w:ascii="Times New Roman" w:hAnsi="Times New Roman" w:cs="Times New Roman"/>
        </w:rPr>
        <w:t xml:space="preserve">), 85% to species and the rest to genus or morpho species. Sampling for flower visitors and their interactions took place between 09:00 and 19:00 hours on dry, warm, non-windy days. </w:t>
      </w:r>
    </w:p>
    <w:p w14:paraId="4B0684C8" w14:textId="706BCBB2" w:rsidR="00604D8E" w:rsidRPr="00D1164B" w:rsidRDefault="00C85FB1" w:rsidP="00D1164B">
      <w:pPr>
        <w:pStyle w:val="Heading2"/>
        <w:numPr>
          <w:ilvl w:val="0"/>
          <w:numId w:val="17"/>
        </w:numPr>
        <w:spacing w:after="120" w:line="360" w:lineRule="auto"/>
        <w:ind w:hanging="357"/>
        <w:rPr>
          <w:rFonts w:ascii="Times New Roman" w:hAnsi="Times New Roman" w:cs="Times New Roman"/>
          <w:color w:val="000000" w:themeColor="text1"/>
          <w:sz w:val="22"/>
          <w:szCs w:val="22"/>
        </w:rPr>
      </w:pPr>
      <w:r w:rsidRPr="00D1164B">
        <w:rPr>
          <w:rFonts w:ascii="Times New Roman" w:hAnsi="Times New Roman" w:cs="Times New Roman"/>
          <w:color w:val="000000" w:themeColor="text1"/>
          <w:sz w:val="24"/>
          <w:szCs w:val="24"/>
        </w:rPr>
        <w:lastRenderedPageBreak/>
        <w:t xml:space="preserve">Community </w:t>
      </w:r>
      <w:r w:rsidR="00533B2A">
        <w:rPr>
          <w:rFonts w:ascii="Times New Roman" w:hAnsi="Times New Roman" w:cs="Times New Roman"/>
          <w:color w:val="000000" w:themeColor="text1"/>
          <w:sz w:val="24"/>
          <w:szCs w:val="24"/>
        </w:rPr>
        <w:t xml:space="preserve">and Network </w:t>
      </w:r>
      <w:r w:rsidR="00581F54" w:rsidRPr="00D1164B">
        <w:rPr>
          <w:rFonts w:ascii="Times New Roman" w:hAnsi="Times New Roman" w:cs="Times New Roman"/>
          <w:color w:val="000000" w:themeColor="text1"/>
          <w:sz w:val="24"/>
          <w:szCs w:val="24"/>
        </w:rPr>
        <w:t>Dissimilarity</w:t>
      </w:r>
    </w:p>
    <w:p w14:paraId="2E51BB77" w14:textId="710EE126" w:rsidR="00EB334D" w:rsidRDefault="00F336D8" w:rsidP="00EB334D">
      <w:pPr>
        <w:spacing w:line="480" w:lineRule="auto"/>
        <w:rPr>
          <w:rFonts w:ascii="Times New Roman" w:hAnsi="Times New Roman" w:cs="Times New Roman"/>
        </w:rPr>
      </w:pPr>
      <w:r>
        <w:rPr>
          <w:rFonts w:ascii="Times New Roman" w:hAnsi="Times New Roman" w:cs="Times New Roman"/>
        </w:rPr>
        <w:t>The l</w:t>
      </w:r>
      <w:r w:rsidR="00EB334D" w:rsidRPr="00EB334D">
        <w:rPr>
          <w:rFonts w:ascii="Times New Roman" w:hAnsi="Times New Roman" w:cs="Times New Roman"/>
        </w:rPr>
        <w:t xml:space="preserve">evel of pairwise </w:t>
      </w:r>
      <w:r w:rsidR="00581F54">
        <w:rPr>
          <w:rFonts w:ascii="Times New Roman" w:hAnsi="Times New Roman" w:cs="Times New Roman"/>
        </w:rPr>
        <w:t>dissimilarity</w:t>
      </w:r>
      <w:r w:rsidR="00EB334D" w:rsidRPr="00EB334D">
        <w:rPr>
          <w:rFonts w:ascii="Times New Roman" w:hAnsi="Times New Roman" w:cs="Times New Roman"/>
        </w:rPr>
        <w:t xml:space="preserve"> between networks was calculated using</w:t>
      </w:r>
      <w:r w:rsidR="006F241D">
        <w:rPr>
          <w:rFonts w:ascii="Times New Roman" w:hAnsi="Times New Roman" w:cs="Times New Roman"/>
        </w:rPr>
        <w:t xml:space="preserve"> the recently developed network diversity indices that take advantage of </w:t>
      </w:r>
      <w:r>
        <w:rPr>
          <w:rFonts w:ascii="Times New Roman" w:hAnsi="Times New Roman" w:cs="Times New Roman"/>
        </w:rPr>
        <w:t>H</w:t>
      </w:r>
      <w:r w:rsidR="006F241D">
        <w:rPr>
          <w:rFonts w:ascii="Times New Roman" w:hAnsi="Times New Roman" w:cs="Times New Roman"/>
        </w:rPr>
        <w:t>ill numbers (</w:t>
      </w:r>
      <w:proofErr w:type="spellStart"/>
      <w:r w:rsidR="006F241D" w:rsidRPr="00542674">
        <w:rPr>
          <w:rFonts w:ascii="Times New Roman" w:hAnsi="Times New Roman" w:cs="Times New Roman"/>
        </w:rPr>
        <w:t>Ohlmann</w:t>
      </w:r>
      <w:proofErr w:type="spellEnd"/>
      <w:r w:rsidR="006F241D" w:rsidRPr="00542674">
        <w:rPr>
          <w:rFonts w:ascii="Times New Roman" w:hAnsi="Times New Roman" w:cs="Times New Roman"/>
        </w:rPr>
        <w:t xml:space="preserve"> et al. 2019</w:t>
      </w:r>
      <w:r w:rsidR="006F241D">
        <w:rPr>
          <w:rFonts w:ascii="Times New Roman" w:hAnsi="Times New Roman" w:cs="Times New Roman"/>
        </w:rPr>
        <w:t xml:space="preserve">). An advantage of using </w:t>
      </w:r>
      <w:r>
        <w:rPr>
          <w:rFonts w:ascii="Times New Roman" w:hAnsi="Times New Roman" w:cs="Times New Roman"/>
        </w:rPr>
        <w:t>H</w:t>
      </w:r>
      <w:r w:rsidR="006F241D">
        <w:rPr>
          <w:rFonts w:ascii="Times New Roman" w:hAnsi="Times New Roman" w:cs="Times New Roman"/>
        </w:rPr>
        <w:t xml:space="preserve">ill numbers is that the frequency of interactions can be used in assessing network similarity, as opposed to binary network </w:t>
      </w:r>
      <w:r w:rsidR="00D1410A">
        <w:rPr>
          <w:rFonts w:ascii="Times New Roman" w:hAnsi="Times New Roman" w:cs="Times New Roman"/>
          <w:bCs/>
        </w:rPr>
        <w:t xml:space="preserve">β-diversity </w:t>
      </w:r>
      <w:r w:rsidR="006F241D">
        <w:rPr>
          <w:rFonts w:ascii="Times New Roman" w:hAnsi="Times New Roman" w:cs="Times New Roman"/>
        </w:rPr>
        <w:t xml:space="preserve">measures that </w:t>
      </w:r>
      <w:r w:rsidR="003D6B03">
        <w:rPr>
          <w:rFonts w:ascii="Times New Roman" w:hAnsi="Times New Roman" w:cs="Times New Roman"/>
        </w:rPr>
        <w:t>consider</w:t>
      </w:r>
      <w:r w:rsidR="006F241D">
        <w:rPr>
          <w:rFonts w:ascii="Times New Roman" w:hAnsi="Times New Roman" w:cs="Times New Roman"/>
        </w:rPr>
        <w:t xml:space="preserve"> presence</w:t>
      </w:r>
      <w:r w:rsidR="003D6B03">
        <w:rPr>
          <w:rFonts w:ascii="Times New Roman" w:hAnsi="Times New Roman" w:cs="Times New Roman"/>
        </w:rPr>
        <w:t>s</w:t>
      </w:r>
      <w:r w:rsidR="006F241D">
        <w:rPr>
          <w:rFonts w:ascii="Times New Roman" w:hAnsi="Times New Roman" w:cs="Times New Roman"/>
        </w:rPr>
        <w:t xml:space="preserve"> and absences of interactions (</w:t>
      </w:r>
      <w:proofErr w:type="spellStart"/>
      <w:r w:rsidR="006F241D">
        <w:rPr>
          <w:rFonts w:ascii="Times New Roman" w:hAnsi="Times New Roman" w:cs="Times New Roman"/>
        </w:rPr>
        <w:t>Poisot</w:t>
      </w:r>
      <w:proofErr w:type="spellEnd"/>
      <w:r w:rsidR="006F241D">
        <w:rPr>
          <w:rFonts w:ascii="Times New Roman" w:hAnsi="Times New Roman" w:cs="Times New Roman"/>
        </w:rPr>
        <w:t xml:space="preserve"> </w:t>
      </w:r>
      <w:r w:rsidR="006F241D" w:rsidRPr="00D1410A">
        <w:rPr>
          <w:rFonts w:ascii="Times New Roman" w:hAnsi="Times New Roman" w:cs="Times New Roman"/>
          <w:i/>
          <w:iCs/>
        </w:rPr>
        <w:t>et al.</w:t>
      </w:r>
      <w:r w:rsidR="006F241D">
        <w:rPr>
          <w:rFonts w:ascii="Times New Roman" w:hAnsi="Times New Roman" w:cs="Times New Roman"/>
        </w:rPr>
        <w:t xml:space="preserve"> 2012), capturing </w:t>
      </w:r>
      <w:r w:rsidR="003D6B03">
        <w:rPr>
          <w:rFonts w:ascii="Times New Roman" w:hAnsi="Times New Roman" w:cs="Times New Roman"/>
        </w:rPr>
        <w:t>a fuller representation of network similarity.</w:t>
      </w:r>
      <w:r w:rsidR="00AA507D">
        <w:rPr>
          <w:rFonts w:ascii="Times New Roman" w:hAnsi="Times New Roman" w:cs="Times New Roman"/>
        </w:rPr>
        <w:t xml:space="preserve"> Pairwise network </w:t>
      </w:r>
      <w:r w:rsidR="00D1410A">
        <w:rPr>
          <w:rFonts w:ascii="Times New Roman" w:hAnsi="Times New Roman" w:cs="Times New Roman"/>
          <w:bCs/>
        </w:rPr>
        <w:t>β-diversity</w:t>
      </w:r>
      <w:r w:rsidR="00AA507D">
        <w:rPr>
          <w:rFonts w:ascii="Times New Roman" w:hAnsi="Times New Roman" w:cs="Times New Roman"/>
        </w:rPr>
        <w:t xml:space="preserve"> was calculated using the </w:t>
      </w:r>
      <w:proofErr w:type="spellStart"/>
      <w:r w:rsidR="00AA507D">
        <w:rPr>
          <w:rFonts w:ascii="Times New Roman" w:hAnsi="Times New Roman" w:cs="Times New Roman"/>
        </w:rPr>
        <w:t>disPairwise</w:t>
      </w:r>
      <w:proofErr w:type="spellEnd"/>
      <w:r w:rsidR="00AA507D">
        <w:rPr>
          <w:rFonts w:ascii="Times New Roman" w:hAnsi="Times New Roman" w:cs="Times New Roman"/>
        </w:rPr>
        <w:t xml:space="preserve"> function of the R package </w:t>
      </w:r>
      <w:proofErr w:type="spellStart"/>
      <w:r w:rsidR="00AA507D">
        <w:rPr>
          <w:rFonts w:ascii="Times New Roman" w:hAnsi="Times New Roman" w:cs="Times New Roman"/>
        </w:rPr>
        <w:t>econetwork</w:t>
      </w:r>
      <w:proofErr w:type="spellEnd"/>
      <w:r w:rsidR="00AA507D">
        <w:rPr>
          <w:rFonts w:ascii="Times New Roman" w:hAnsi="Times New Roman" w:cs="Times New Roman"/>
        </w:rPr>
        <w:t xml:space="preserve"> (Dray et al. 2020) associated with </w:t>
      </w:r>
      <w:proofErr w:type="spellStart"/>
      <w:r w:rsidR="00AA507D">
        <w:rPr>
          <w:rFonts w:ascii="Times New Roman" w:hAnsi="Times New Roman" w:cs="Times New Roman"/>
        </w:rPr>
        <w:t>Ohlmann</w:t>
      </w:r>
      <w:proofErr w:type="spellEnd"/>
      <w:r w:rsidR="00AA507D">
        <w:rPr>
          <w:rFonts w:ascii="Times New Roman" w:hAnsi="Times New Roman" w:cs="Times New Roman"/>
        </w:rPr>
        <w:t xml:space="preserve"> et al. (2019). </w:t>
      </w:r>
      <w:r w:rsidR="00587841">
        <w:rPr>
          <w:rFonts w:ascii="Times New Roman" w:hAnsi="Times New Roman" w:cs="Times New Roman"/>
        </w:rPr>
        <w:t xml:space="preserve">To ensure comparability between network </w:t>
      </w:r>
      <w:r w:rsidR="00D1410A">
        <w:rPr>
          <w:rFonts w:ascii="Times New Roman" w:hAnsi="Times New Roman" w:cs="Times New Roman"/>
          <w:bCs/>
        </w:rPr>
        <w:t xml:space="preserve">β-diversity </w:t>
      </w:r>
      <w:r w:rsidR="00587841">
        <w:rPr>
          <w:rFonts w:ascii="Times New Roman" w:hAnsi="Times New Roman" w:cs="Times New Roman"/>
        </w:rPr>
        <w:t xml:space="preserve">measures and plant and pollinator community </w:t>
      </w:r>
      <w:r w:rsidR="00D1410A">
        <w:rPr>
          <w:rFonts w:ascii="Times New Roman" w:hAnsi="Times New Roman" w:cs="Times New Roman"/>
          <w:bCs/>
        </w:rPr>
        <w:t>β-diversity</w:t>
      </w:r>
      <w:r w:rsidR="00587841">
        <w:rPr>
          <w:rFonts w:ascii="Times New Roman" w:hAnsi="Times New Roman" w:cs="Times New Roman"/>
        </w:rPr>
        <w:t xml:space="preserve"> measures</w:t>
      </w:r>
      <w:r w:rsidR="002214EE">
        <w:rPr>
          <w:rFonts w:ascii="Times New Roman" w:hAnsi="Times New Roman" w:cs="Times New Roman"/>
        </w:rPr>
        <w:t>,</w:t>
      </w:r>
      <w:r w:rsidR="00587841">
        <w:rPr>
          <w:rFonts w:ascii="Times New Roman" w:hAnsi="Times New Roman" w:cs="Times New Roman"/>
        </w:rPr>
        <w:t xml:space="preserve"> </w:t>
      </w:r>
      <w:r>
        <w:rPr>
          <w:rFonts w:ascii="Times New Roman" w:hAnsi="Times New Roman" w:cs="Times New Roman"/>
        </w:rPr>
        <w:t>H</w:t>
      </w:r>
      <w:r w:rsidR="00587841">
        <w:rPr>
          <w:rFonts w:ascii="Times New Roman" w:hAnsi="Times New Roman" w:cs="Times New Roman"/>
        </w:rPr>
        <w:t xml:space="preserve">ill numbers were used to calculate the plant and pollinator community pairwise </w:t>
      </w:r>
      <w:r w:rsidR="00D1410A">
        <w:rPr>
          <w:rFonts w:ascii="Times New Roman" w:hAnsi="Times New Roman" w:cs="Times New Roman"/>
          <w:bCs/>
        </w:rPr>
        <w:t>β-diversity</w:t>
      </w:r>
      <w:r w:rsidR="00587841">
        <w:rPr>
          <w:rFonts w:ascii="Times New Roman" w:hAnsi="Times New Roman" w:cs="Times New Roman"/>
        </w:rPr>
        <w:t xml:space="preserve"> (see function </w:t>
      </w:r>
      <w:proofErr w:type="spellStart"/>
      <w:r w:rsidR="00587841" w:rsidRPr="00587841">
        <w:rPr>
          <w:rFonts w:ascii="Times New Roman" w:hAnsi="Times New Roman" w:cs="Times New Roman"/>
        </w:rPr>
        <w:t>hill_taxa_parti_pairwise</w:t>
      </w:r>
      <w:proofErr w:type="spellEnd"/>
      <w:r w:rsidR="00587841">
        <w:rPr>
          <w:rFonts w:ascii="Times New Roman" w:hAnsi="Times New Roman" w:cs="Times New Roman"/>
        </w:rPr>
        <w:t xml:space="preserve"> in package </w:t>
      </w:r>
      <w:proofErr w:type="spellStart"/>
      <w:r w:rsidR="00587841">
        <w:rPr>
          <w:rFonts w:ascii="Times New Roman" w:hAnsi="Times New Roman" w:cs="Times New Roman"/>
        </w:rPr>
        <w:t>hillR</w:t>
      </w:r>
      <w:proofErr w:type="spellEnd"/>
      <w:r w:rsidR="00587841">
        <w:rPr>
          <w:rFonts w:ascii="Times New Roman" w:hAnsi="Times New Roman" w:cs="Times New Roman"/>
        </w:rPr>
        <w:t xml:space="preserve"> (</w:t>
      </w:r>
      <w:r w:rsidR="00587841" w:rsidRPr="00587841">
        <w:rPr>
          <w:rFonts w:ascii="Times New Roman" w:hAnsi="Times New Roman" w:cs="Times New Roman"/>
        </w:rPr>
        <w:t>Li 2018)</w:t>
      </w:r>
      <w:r w:rsidR="00587841">
        <w:rPr>
          <w:rFonts w:ascii="Times New Roman" w:hAnsi="Times New Roman" w:cs="Times New Roman"/>
        </w:rPr>
        <w:t xml:space="preserve">). The </w:t>
      </w:r>
      <w:r>
        <w:rPr>
          <w:rFonts w:ascii="Times New Roman" w:hAnsi="Times New Roman" w:cs="Times New Roman"/>
        </w:rPr>
        <w:t>H</w:t>
      </w:r>
      <w:r w:rsidR="00587841">
        <w:rPr>
          <w:rFonts w:ascii="Times New Roman" w:hAnsi="Times New Roman" w:cs="Times New Roman"/>
        </w:rPr>
        <w:t xml:space="preserve">ill number derived </w:t>
      </w:r>
      <w:r w:rsidR="00D1410A">
        <w:rPr>
          <w:rFonts w:ascii="Times New Roman" w:hAnsi="Times New Roman" w:cs="Times New Roman"/>
          <w:bCs/>
        </w:rPr>
        <w:t xml:space="preserve">β-diversity </w:t>
      </w:r>
      <w:r w:rsidR="00581F54">
        <w:rPr>
          <w:rFonts w:ascii="Times New Roman" w:hAnsi="Times New Roman" w:cs="Times New Roman"/>
        </w:rPr>
        <w:t xml:space="preserve">produces the same pattern as </w:t>
      </w:r>
      <w:r w:rsidR="00587841">
        <w:rPr>
          <w:rFonts w:ascii="Times New Roman" w:hAnsi="Times New Roman" w:cs="Times New Roman"/>
        </w:rPr>
        <w:t xml:space="preserve">that derived using the </w:t>
      </w:r>
      <w:r w:rsidR="00B923D0">
        <w:rPr>
          <w:rFonts w:ascii="Times New Roman" w:hAnsi="Times New Roman" w:cs="Times New Roman"/>
        </w:rPr>
        <w:t xml:space="preserve">Bray-Curtis indices of </w:t>
      </w:r>
      <w:r w:rsidR="00D1410A">
        <w:rPr>
          <w:rFonts w:ascii="Times New Roman" w:hAnsi="Times New Roman" w:cs="Times New Roman"/>
          <w:bCs/>
        </w:rPr>
        <w:t xml:space="preserve">β-diversity </w:t>
      </w:r>
      <w:r w:rsidR="00B923D0">
        <w:rPr>
          <w:rFonts w:ascii="Times New Roman" w:hAnsi="Times New Roman" w:cs="Times New Roman"/>
        </w:rPr>
        <w:t xml:space="preserve">(see supplementary Figure </w:t>
      </w:r>
      <w:r w:rsidR="00581F54">
        <w:rPr>
          <w:rFonts w:ascii="Times New Roman" w:hAnsi="Times New Roman" w:cs="Times New Roman"/>
        </w:rPr>
        <w:t>S5 for Bray-Curtis derived dissimilarities).</w:t>
      </w:r>
    </w:p>
    <w:p w14:paraId="3DF11B23" w14:textId="73EAB36C" w:rsidR="00EB334D" w:rsidRDefault="00EB334D" w:rsidP="00EB334D">
      <w:pPr>
        <w:spacing w:line="480" w:lineRule="auto"/>
        <w:rPr>
          <w:rFonts w:ascii="Times New Roman" w:hAnsi="Times New Roman" w:cs="Times New Roman"/>
        </w:rPr>
      </w:pPr>
      <w:r w:rsidRPr="00EB334D">
        <w:rPr>
          <w:rFonts w:ascii="Times New Roman" w:hAnsi="Times New Roman" w:cs="Times New Roman"/>
        </w:rPr>
        <w:t xml:space="preserve">Communities differing in species or interaction richness are likely to be less similar than communities of equal richness </w:t>
      </w:r>
      <w:r w:rsidR="00B4250F">
        <w:rPr>
          <w:rFonts w:ascii="Times New Roman" w:hAnsi="Times New Roman" w:cs="Times New Roman"/>
        </w:rPr>
        <w:t>(</w:t>
      </w:r>
      <w:r w:rsidR="003D6B03" w:rsidRPr="00542674">
        <w:rPr>
          <w:rFonts w:ascii="Times New Roman" w:hAnsi="Times New Roman" w:cs="Times New Roman"/>
        </w:rPr>
        <w:t>Anderson et al. 2011</w:t>
      </w:r>
      <w:r w:rsidR="00517457">
        <w:rPr>
          <w:rFonts w:ascii="Times New Roman" w:hAnsi="Times New Roman" w:cs="Times New Roman"/>
        </w:rPr>
        <w:t xml:space="preserve">, </w:t>
      </w:r>
      <w:proofErr w:type="spellStart"/>
      <w:r w:rsidR="00517457">
        <w:rPr>
          <w:rFonts w:ascii="Times New Roman" w:hAnsi="Times New Roman" w:cs="Times New Roman"/>
        </w:rPr>
        <w:t>Burkle</w:t>
      </w:r>
      <w:proofErr w:type="spellEnd"/>
      <w:r w:rsidR="00517457">
        <w:rPr>
          <w:rFonts w:ascii="Times New Roman" w:hAnsi="Times New Roman" w:cs="Times New Roman"/>
        </w:rPr>
        <w:t>, Myers &amp; Belote 2016</w:t>
      </w:r>
      <w:r w:rsidR="00B4250F">
        <w:rPr>
          <w:rFonts w:ascii="Times New Roman" w:hAnsi="Times New Roman" w:cs="Times New Roman"/>
        </w:rPr>
        <w:t>)</w:t>
      </w:r>
      <w:r w:rsidRPr="00EB334D">
        <w:rPr>
          <w:rFonts w:ascii="Times New Roman" w:hAnsi="Times New Roman" w:cs="Times New Roman"/>
        </w:rPr>
        <w:t xml:space="preserve">. This influence of different α-diversities was mitigated by using a null model based on 1000 random assignments of species and interactions to our networks according to a probability distribution derived from their actual occurrences across the sites </w:t>
      </w:r>
      <w:r w:rsidR="00B4250F">
        <w:rPr>
          <w:rFonts w:ascii="Times New Roman" w:hAnsi="Times New Roman" w:cs="Times New Roman"/>
        </w:rPr>
        <w:t>(</w:t>
      </w:r>
      <w:proofErr w:type="spellStart"/>
      <w:r w:rsidR="003D6B03" w:rsidRPr="006A24D8">
        <w:rPr>
          <w:rFonts w:ascii="Times New Roman" w:hAnsi="Times New Roman" w:cs="Times New Roman"/>
        </w:rPr>
        <w:t>Trøjelsgaard</w:t>
      </w:r>
      <w:proofErr w:type="spellEnd"/>
      <w:r w:rsidR="003D6B03" w:rsidRPr="006A24D8">
        <w:rPr>
          <w:rFonts w:ascii="Times New Roman" w:hAnsi="Times New Roman" w:cs="Times New Roman"/>
        </w:rPr>
        <w:t xml:space="preserve"> et al. 2015</w:t>
      </w:r>
      <w:r w:rsidR="003D6B03">
        <w:rPr>
          <w:rFonts w:ascii="Times New Roman" w:hAnsi="Times New Roman" w:cs="Times New Roman"/>
        </w:rPr>
        <w:t xml:space="preserve">, </w:t>
      </w:r>
      <w:proofErr w:type="spellStart"/>
      <w:r w:rsidR="003D6B03" w:rsidRPr="00542674">
        <w:rPr>
          <w:rFonts w:ascii="Times New Roman" w:hAnsi="Times New Roman" w:cs="Times New Roman"/>
        </w:rPr>
        <w:t>Pellissier</w:t>
      </w:r>
      <w:proofErr w:type="spellEnd"/>
      <w:r w:rsidR="003D6B03" w:rsidRPr="00542674">
        <w:rPr>
          <w:rFonts w:ascii="Times New Roman" w:hAnsi="Times New Roman" w:cs="Times New Roman"/>
        </w:rPr>
        <w:t xml:space="preserve"> et al. 201</w:t>
      </w:r>
      <w:r w:rsidR="00542674" w:rsidRPr="00542674">
        <w:rPr>
          <w:rFonts w:ascii="Times New Roman" w:hAnsi="Times New Roman" w:cs="Times New Roman"/>
        </w:rPr>
        <w:t>8</w:t>
      </w:r>
      <w:r w:rsidR="00B4250F">
        <w:rPr>
          <w:rFonts w:ascii="Times New Roman" w:hAnsi="Times New Roman" w:cs="Times New Roman"/>
        </w:rPr>
        <w:t>)</w:t>
      </w:r>
      <w:r w:rsidRPr="00EB334D">
        <w:rPr>
          <w:rFonts w:ascii="Times New Roman" w:hAnsi="Times New Roman" w:cs="Times New Roman"/>
        </w:rPr>
        <w:t xml:space="preserve">. That is, widespread species were more likely to be drawn and assigned to a network during the random assortments, and numbers of species and interactions assigned to a random network were constrained to equal empirical numbers. Across all pairwise combinations, we calculated the empirical similarity in plant, </w:t>
      </w:r>
      <w:proofErr w:type="gramStart"/>
      <w:r w:rsidRPr="00EB334D">
        <w:rPr>
          <w:rFonts w:ascii="Times New Roman" w:hAnsi="Times New Roman" w:cs="Times New Roman"/>
        </w:rPr>
        <w:t>pollinator</w:t>
      </w:r>
      <w:proofErr w:type="gramEnd"/>
      <w:r w:rsidRPr="00EB334D">
        <w:rPr>
          <w:rFonts w:ascii="Times New Roman" w:hAnsi="Times New Roman" w:cs="Times New Roman"/>
        </w:rPr>
        <w:t xml:space="preserve"> and interaction composition (β</w:t>
      </w:r>
      <w:proofErr w:type="spellStart"/>
      <w:r w:rsidRPr="00EB334D">
        <w:rPr>
          <w:rFonts w:ascii="Times New Roman" w:hAnsi="Times New Roman" w:cs="Times New Roman"/>
        </w:rPr>
        <w:t>emperical</w:t>
      </w:r>
      <w:proofErr w:type="spellEnd"/>
      <w:r w:rsidRPr="00EB334D">
        <w:rPr>
          <w:rFonts w:ascii="Times New Roman" w:hAnsi="Times New Roman" w:cs="Times New Roman"/>
        </w:rPr>
        <w:t>). The deviation from randomness was measured using z-scores given as (β</w:t>
      </w:r>
      <w:proofErr w:type="spellStart"/>
      <w:r w:rsidRPr="00EB334D">
        <w:rPr>
          <w:rFonts w:ascii="Times New Roman" w:hAnsi="Times New Roman" w:cs="Times New Roman"/>
        </w:rPr>
        <w:t>emperical</w:t>
      </w:r>
      <w:proofErr w:type="spellEnd"/>
      <w:r w:rsidRPr="00EB334D">
        <w:rPr>
          <w:rFonts w:ascii="Times New Roman" w:hAnsi="Times New Roman" w:cs="Times New Roman"/>
        </w:rPr>
        <w:t xml:space="preserve"> −</w:t>
      </w:r>
      <w:r w:rsidR="003D6B03">
        <w:rPr>
          <w:rFonts w:ascii="Times New Roman" w:hAnsi="Times New Roman" w:cs="Times New Roman"/>
        </w:rPr>
        <w:t>mean(</w:t>
      </w:r>
      <w:r w:rsidR="003D6B03" w:rsidRPr="00EB334D">
        <w:rPr>
          <w:rFonts w:ascii="Times New Roman" w:hAnsi="Times New Roman" w:cs="Times New Roman"/>
        </w:rPr>
        <w:t>β</w:t>
      </w:r>
      <w:r w:rsidR="003D6B03">
        <w:rPr>
          <w:rFonts w:ascii="Times New Roman" w:hAnsi="Times New Roman" w:cs="Times New Roman"/>
        </w:rPr>
        <w:t>resampled</w:t>
      </w:r>
      <w:r w:rsidRPr="00EB334D">
        <w:rPr>
          <w:rFonts w:ascii="Times New Roman" w:hAnsi="Times New Roman" w:cs="Times New Roman"/>
        </w:rPr>
        <w:t>)</w:t>
      </w:r>
      <w:r w:rsidR="003D6B03">
        <w:rPr>
          <w:rFonts w:ascii="Times New Roman" w:hAnsi="Times New Roman" w:cs="Times New Roman"/>
        </w:rPr>
        <w:t>)</w:t>
      </w:r>
      <w:r w:rsidRPr="00EB334D">
        <w:rPr>
          <w:rFonts w:ascii="Times New Roman" w:hAnsi="Times New Roman" w:cs="Times New Roman"/>
        </w:rPr>
        <w:t>/</w:t>
      </w:r>
      <w:proofErr w:type="spellStart"/>
      <w:r w:rsidRPr="00EB334D">
        <w:rPr>
          <w:rFonts w:ascii="Times New Roman" w:hAnsi="Times New Roman" w:cs="Times New Roman"/>
        </w:rPr>
        <w:t>SDresampled</w:t>
      </w:r>
      <w:proofErr w:type="spellEnd"/>
      <w:r w:rsidRPr="00EB334D">
        <w:rPr>
          <w:rFonts w:ascii="Times New Roman" w:hAnsi="Times New Roman" w:cs="Times New Roman"/>
        </w:rPr>
        <w:t xml:space="preserve">, where </w:t>
      </w:r>
      <w:r w:rsidR="003D6B03">
        <w:rPr>
          <w:rFonts w:ascii="Times New Roman" w:hAnsi="Times New Roman" w:cs="Times New Roman"/>
        </w:rPr>
        <w:t>mean(</w:t>
      </w:r>
      <w:r w:rsidR="003D6B03" w:rsidRPr="00EB334D">
        <w:rPr>
          <w:rFonts w:ascii="Times New Roman" w:hAnsi="Times New Roman" w:cs="Times New Roman"/>
        </w:rPr>
        <w:t>β</w:t>
      </w:r>
      <w:r w:rsidR="003D6B03">
        <w:rPr>
          <w:rFonts w:ascii="Times New Roman" w:hAnsi="Times New Roman" w:cs="Times New Roman"/>
        </w:rPr>
        <w:t>resampled</w:t>
      </w:r>
      <w:r w:rsidR="003D6B03" w:rsidRPr="00EB334D">
        <w:rPr>
          <w:rFonts w:ascii="Times New Roman" w:hAnsi="Times New Roman" w:cs="Times New Roman"/>
        </w:rPr>
        <w:t>)</w:t>
      </w:r>
      <w:r w:rsidRPr="00EB334D">
        <w:rPr>
          <w:rFonts w:ascii="Times New Roman" w:hAnsi="Times New Roman" w:cs="Times New Roman"/>
        </w:rPr>
        <w:t xml:space="preserve"> and </w:t>
      </w:r>
      <w:proofErr w:type="spellStart"/>
      <w:r w:rsidRPr="00EB334D">
        <w:rPr>
          <w:rFonts w:ascii="Times New Roman" w:hAnsi="Times New Roman" w:cs="Times New Roman"/>
        </w:rPr>
        <w:t>SDresampled</w:t>
      </w:r>
      <w:proofErr w:type="spellEnd"/>
      <w:r w:rsidRPr="00EB334D">
        <w:rPr>
          <w:rFonts w:ascii="Times New Roman" w:hAnsi="Times New Roman" w:cs="Times New Roman"/>
        </w:rPr>
        <w:t xml:space="preserve"> are the mean and standard deviation of the similarities achieved from the 1000 random assortments of species and interactions. Hence, a positive z-score suggests that two communities are more similar than expected if species or interactions were distributed randomly across the</w:t>
      </w:r>
      <w:r w:rsidR="003D6B03">
        <w:rPr>
          <w:rFonts w:ascii="Times New Roman" w:hAnsi="Times New Roman" w:cs="Times New Roman"/>
        </w:rPr>
        <w:t xml:space="preserve"> region</w:t>
      </w:r>
      <w:r w:rsidRPr="00EB334D">
        <w:rPr>
          <w:rFonts w:ascii="Times New Roman" w:hAnsi="Times New Roman" w:cs="Times New Roman"/>
        </w:rPr>
        <w:t>, and vice versa for a negative z-score. The significance level of each β</w:t>
      </w:r>
      <w:proofErr w:type="spellStart"/>
      <w:r w:rsidRPr="00EB334D">
        <w:rPr>
          <w:rFonts w:ascii="Times New Roman" w:hAnsi="Times New Roman" w:cs="Times New Roman"/>
        </w:rPr>
        <w:t>emperical</w:t>
      </w:r>
      <w:proofErr w:type="spellEnd"/>
      <w:r w:rsidRPr="00EB334D">
        <w:rPr>
          <w:rFonts w:ascii="Times New Roman" w:hAnsi="Times New Roman" w:cs="Times New Roman"/>
        </w:rPr>
        <w:t xml:space="preserve"> value was obtained using </w:t>
      </w:r>
      <w:r w:rsidRPr="00EB334D">
        <w:rPr>
          <w:rFonts w:ascii="Times New Roman" w:hAnsi="Times New Roman" w:cs="Times New Roman"/>
        </w:rPr>
        <w:lastRenderedPageBreak/>
        <w:t>the resampled values as a benchmark and all β</w:t>
      </w:r>
      <w:proofErr w:type="spellStart"/>
      <w:r w:rsidRPr="00EB334D">
        <w:rPr>
          <w:rFonts w:ascii="Times New Roman" w:hAnsi="Times New Roman" w:cs="Times New Roman"/>
        </w:rPr>
        <w:t>emperical</w:t>
      </w:r>
      <w:proofErr w:type="spellEnd"/>
      <w:r w:rsidRPr="00EB334D">
        <w:rPr>
          <w:rFonts w:ascii="Times New Roman" w:hAnsi="Times New Roman" w:cs="Times New Roman"/>
        </w:rPr>
        <w:t xml:space="preserve"> values having z-scores larger than 1.96 or smaller than −1.96, respectively, were deemed significantly different (p &lt; 0.05) from random.</w:t>
      </w:r>
    </w:p>
    <w:p w14:paraId="17879F7B" w14:textId="7165B321" w:rsidR="006A24D8" w:rsidRPr="00EB334D" w:rsidRDefault="006A24D8" w:rsidP="00EB334D">
      <w:pPr>
        <w:spacing w:line="480" w:lineRule="auto"/>
        <w:rPr>
          <w:rFonts w:ascii="Times New Roman" w:hAnsi="Times New Roman" w:cs="Times New Roman"/>
        </w:rPr>
      </w:pPr>
      <w:r>
        <w:rPr>
          <w:rFonts w:ascii="Times New Roman" w:hAnsi="Times New Roman" w:cs="Times New Roman"/>
        </w:rPr>
        <w:t>To asse</w:t>
      </w:r>
      <w:r w:rsidR="00F336D8">
        <w:rPr>
          <w:rFonts w:ascii="Times New Roman" w:hAnsi="Times New Roman" w:cs="Times New Roman"/>
        </w:rPr>
        <w:t>s</w:t>
      </w:r>
      <w:r>
        <w:rPr>
          <w:rFonts w:ascii="Times New Roman" w:hAnsi="Times New Roman" w:cs="Times New Roman"/>
        </w:rPr>
        <w:t xml:space="preserve">s the level of spatial </w:t>
      </w:r>
      <w:r w:rsidR="00BF7BA2">
        <w:rPr>
          <w:rFonts w:ascii="Times New Roman" w:hAnsi="Times New Roman" w:cs="Times New Roman"/>
        </w:rPr>
        <w:t>autocorrelation</w:t>
      </w:r>
      <w:r>
        <w:rPr>
          <w:rFonts w:ascii="Times New Roman" w:hAnsi="Times New Roman" w:cs="Times New Roman"/>
        </w:rPr>
        <w:t xml:space="preserve"> </w:t>
      </w:r>
      <w:r w:rsidR="00BF7BA2">
        <w:rPr>
          <w:rFonts w:ascii="Times New Roman" w:hAnsi="Times New Roman" w:cs="Times New Roman"/>
        </w:rPr>
        <w:t xml:space="preserve">in the response of the </w:t>
      </w:r>
      <w:r w:rsidR="00D1410A">
        <w:rPr>
          <w:rFonts w:ascii="Times New Roman" w:hAnsi="Times New Roman" w:cs="Times New Roman"/>
          <w:bCs/>
        </w:rPr>
        <w:t xml:space="preserve">β-diversity </w:t>
      </w:r>
      <w:r w:rsidR="00BF7BA2">
        <w:rPr>
          <w:rFonts w:ascii="Times New Roman" w:hAnsi="Times New Roman" w:cs="Times New Roman"/>
        </w:rPr>
        <w:t>metrics to the environmental dissimilarity metric, a</w:t>
      </w:r>
      <w:r>
        <w:rPr>
          <w:rFonts w:ascii="Times New Roman" w:hAnsi="Times New Roman" w:cs="Times New Roman"/>
        </w:rPr>
        <w:t xml:space="preserve"> variance partitioning exercise</w:t>
      </w:r>
      <w:r w:rsidR="00BF7BA2">
        <w:rPr>
          <w:rFonts w:ascii="Times New Roman" w:hAnsi="Times New Roman" w:cs="Times New Roman"/>
        </w:rPr>
        <w:t xml:space="preserve"> </w:t>
      </w:r>
      <w:r w:rsidR="00F336D8">
        <w:rPr>
          <w:rFonts w:ascii="Times New Roman" w:hAnsi="Times New Roman" w:cs="Times New Roman"/>
        </w:rPr>
        <w:t xml:space="preserve">was performed </w:t>
      </w:r>
      <w:r w:rsidR="00BF7BA2">
        <w:rPr>
          <w:rFonts w:ascii="Times New Roman" w:hAnsi="Times New Roman" w:cs="Times New Roman"/>
        </w:rPr>
        <w:t>on the plant and pollinator communities and the interaction networks. Variation in communities and interaction networks was partitioned into the purely spatial, purely environmental and the spatially structured environment components. To our knowledge</w:t>
      </w:r>
      <w:r w:rsidR="00F336D8">
        <w:rPr>
          <w:rFonts w:ascii="Times New Roman" w:hAnsi="Times New Roman" w:cs="Times New Roman"/>
        </w:rPr>
        <w:t>,</w:t>
      </w:r>
      <w:r w:rsidR="00BF7BA2">
        <w:rPr>
          <w:rFonts w:ascii="Times New Roman" w:hAnsi="Times New Roman" w:cs="Times New Roman"/>
        </w:rPr>
        <w:t xml:space="preserve"> this is the </w:t>
      </w:r>
      <w:r w:rsidR="00193017">
        <w:rPr>
          <w:rFonts w:ascii="Times New Roman" w:hAnsi="Times New Roman" w:cs="Times New Roman"/>
        </w:rPr>
        <w:t>first-time</w:t>
      </w:r>
      <w:r w:rsidR="00BF7BA2">
        <w:rPr>
          <w:rFonts w:ascii="Times New Roman" w:hAnsi="Times New Roman" w:cs="Times New Roman"/>
        </w:rPr>
        <w:t xml:space="preserve"> variation partitioning has been carried out on interaction networks.</w:t>
      </w:r>
    </w:p>
    <w:p w14:paraId="7EC1020B" w14:textId="3404554B" w:rsidR="00193017" w:rsidRDefault="00EB334D" w:rsidP="00604D8E">
      <w:pPr>
        <w:spacing w:line="480" w:lineRule="auto"/>
        <w:rPr>
          <w:rFonts w:ascii="Times New Roman" w:hAnsi="Times New Roman" w:cs="Times New Roman"/>
        </w:rPr>
      </w:pPr>
      <w:r w:rsidRPr="00EB334D">
        <w:rPr>
          <w:rFonts w:ascii="Times New Roman" w:hAnsi="Times New Roman" w:cs="Times New Roman"/>
        </w:rPr>
        <w:t xml:space="preserve">Both the empirical </w:t>
      </w:r>
      <w:r w:rsidR="00D1410A">
        <w:rPr>
          <w:rFonts w:ascii="Times New Roman" w:hAnsi="Times New Roman" w:cs="Times New Roman"/>
          <w:bCs/>
        </w:rPr>
        <w:t xml:space="preserve">β-diversity </w:t>
      </w:r>
      <w:r w:rsidRPr="00EB334D">
        <w:rPr>
          <w:rFonts w:ascii="Times New Roman" w:hAnsi="Times New Roman" w:cs="Times New Roman"/>
        </w:rPr>
        <w:t xml:space="preserve">similarity values and the derived z-scores were compared to geographical </w:t>
      </w:r>
      <w:r w:rsidR="00B4250F">
        <w:rPr>
          <w:rFonts w:ascii="Times New Roman" w:hAnsi="Times New Roman" w:cs="Times New Roman"/>
        </w:rPr>
        <w:t xml:space="preserve">and environmental </w:t>
      </w:r>
      <w:r w:rsidRPr="00EB334D">
        <w:rPr>
          <w:rFonts w:ascii="Times New Roman" w:hAnsi="Times New Roman" w:cs="Times New Roman"/>
        </w:rPr>
        <w:t xml:space="preserve">distance using Mantel tests with 1000 permutations performed with the vegan v. 2.0-8 package for R </w:t>
      </w:r>
      <w:r w:rsidR="00B4250F">
        <w:rPr>
          <w:rFonts w:ascii="Times New Roman" w:hAnsi="Times New Roman" w:cs="Times New Roman"/>
        </w:rPr>
        <w:t>(</w:t>
      </w:r>
      <w:r w:rsidR="00AA507D" w:rsidRPr="00AA507D">
        <w:rPr>
          <w:rFonts w:ascii="Times New Roman" w:hAnsi="Times New Roman" w:cs="Times New Roman"/>
        </w:rPr>
        <w:t>Oksanen</w:t>
      </w:r>
      <w:r w:rsidR="00AA507D">
        <w:rPr>
          <w:rFonts w:ascii="Times New Roman" w:hAnsi="Times New Roman" w:cs="Times New Roman"/>
        </w:rPr>
        <w:t xml:space="preserve"> et al. 2019</w:t>
      </w:r>
      <w:r w:rsidR="00B4250F" w:rsidRPr="00193017">
        <w:rPr>
          <w:rFonts w:ascii="Times New Roman" w:hAnsi="Times New Roman" w:cs="Times New Roman"/>
        </w:rPr>
        <w:t>)</w:t>
      </w:r>
      <w:r w:rsidRPr="00EB334D">
        <w:rPr>
          <w:rFonts w:ascii="Times New Roman" w:hAnsi="Times New Roman" w:cs="Times New Roman"/>
        </w:rPr>
        <w:t>.</w:t>
      </w:r>
      <w:r w:rsidR="00193017">
        <w:rPr>
          <w:rFonts w:ascii="Times New Roman" w:hAnsi="Times New Roman" w:cs="Times New Roman"/>
        </w:rPr>
        <w:t xml:space="preserve"> Multi-scale </w:t>
      </w:r>
      <w:proofErr w:type="spellStart"/>
      <w:r w:rsidR="00193017">
        <w:rPr>
          <w:rFonts w:ascii="Times New Roman" w:hAnsi="Times New Roman" w:cs="Times New Roman"/>
        </w:rPr>
        <w:t>moran</w:t>
      </w:r>
      <w:proofErr w:type="spellEnd"/>
      <w:r w:rsidR="00193017">
        <w:rPr>
          <w:rFonts w:ascii="Times New Roman" w:hAnsi="Times New Roman" w:cs="Times New Roman"/>
        </w:rPr>
        <w:t xml:space="preserve"> eigen vector maps were created using the </w:t>
      </w:r>
      <w:proofErr w:type="spellStart"/>
      <w:r w:rsidR="00193017">
        <w:rPr>
          <w:rFonts w:ascii="Times New Roman" w:hAnsi="Times New Roman" w:cs="Times New Roman"/>
        </w:rPr>
        <w:t>adespatial</w:t>
      </w:r>
      <w:proofErr w:type="spellEnd"/>
      <w:r w:rsidR="00193017">
        <w:rPr>
          <w:rFonts w:ascii="Times New Roman" w:hAnsi="Times New Roman" w:cs="Times New Roman"/>
        </w:rPr>
        <w:t xml:space="preserve"> package (Dray et al. 2020) and variation partitioning was carried out using vegan.</w:t>
      </w:r>
    </w:p>
    <w:p w14:paraId="261B5A14" w14:textId="638DA2D9" w:rsidR="00C85FB1" w:rsidRPr="00A331AA" w:rsidRDefault="00C85FB1" w:rsidP="00D1164B">
      <w:pPr>
        <w:pStyle w:val="Heading2"/>
        <w:numPr>
          <w:ilvl w:val="0"/>
          <w:numId w:val="17"/>
        </w:numPr>
        <w:spacing w:after="120" w:line="360" w:lineRule="auto"/>
        <w:ind w:hanging="357"/>
        <w:rPr>
          <w:rFonts w:ascii="Times New Roman" w:hAnsi="Times New Roman" w:cs="Times New Roman"/>
          <w:color w:val="auto"/>
          <w:sz w:val="24"/>
          <w:szCs w:val="24"/>
        </w:rPr>
      </w:pPr>
      <w:r w:rsidRPr="00A331AA">
        <w:rPr>
          <w:rFonts w:ascii="Times New Roman" w:hAnsi="Times New Roman" w:cs="Times New Roman"/>
          <w:color w:val="auto"/>
          <w:sz w:val="24"/>
          <w:szCs w:val="24"/>
        </w:rPr>
        <w:t>Drivers of Interaction Turnover</w:t>
      </w:r>
    </w:p>
    <w:p w14:paraId="7680B2BC" w14:textId="075DC1EE" w:rsidR="00C85FB1" w:rsidRDefault="00B4250F" w:rsidP="00604D8E">
      <w:pPr>
        <w:spacing w:line="480" w:lineRule="auto"/>
        <w:rPr>
          <w:rFonts w:ascii="Times New Roman" w:hAnsi="Times New Roman" w:cs="Times New Roman"/>
        </w:rPr>
      </w:pPr>
      <w:r w:rsidRPr="00B4250F">
        <w:rPr>
          <w:rFonts w:ascii="Times New Roman" w:hAnsi="Times New Roman" w:cs="Times New Roman"/>
        </w:rPr>
        <w:t>If A and B are two ecological networks, then let</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r w:rsidR="00AA507D">
        <w:rPr>
          <w:rFonts w:ascii="Times New Roman" w:hAnsi="Times New Roman" w:cs="Times New Roman"/>
        </w:rPr>
        <w:t xml:space="preserve"> </w:t>
      </w:r>
      <w:r w:rsidRPr="00B4250F">
        <w:rPr>
          <w:rFonts w:ascii="Times New Roman" w:hAnsi="Times New Roman" w:cs="Times New Roman"/>
        </w:rPr>
        <w:t xml:space="preserve">be the number of interactions that change between the shared species of A and </w:t>
      </w:r>
      <w:proofErr w:type="gramStart"/>
      <w:r w:rsidRPr="00B4250F">
        <w:rPr>
          <w:rFonts w:ascii="Times New Roman" w:hAnsi="Times New Roman" w:cs="Times New Roman"/>
        </w:rPr>
        <w:t>B, and</w:t>
      </w:r>
      <w:proofErr w:type="gramEnd"/>
      <w:r w:rsidRPr="00B4250F">
        <w:rPr>
          <w:rFonts w:ascii="Times New Roman" w:hAnsi="Times New Roman" w:cs="Times New Roman"/>
        </w:rPr>
        <w:t xml:space="preserve"> let</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species</w:t>
      </w:r>
      <w:proofErr w:type="spellEnd"/>
      <w:r w:rsidR="00AA507D">
        <w:rPr>
          <w:rFonts w:ascii="Times New Roman" w:hAnsi="Times New Roman" w:cs="Times New Roman"/>
        </w:rPr>
        <w:t xml:space="preserve"> </w:t>
      </w:r>
      <w:r w:rsidRPr="00B4250F">
        <w:rPr>
          <w:rFonts w:ascii="Times New Roman" w:hAnsi="Times New Roman" w:cs="Times New Roman"/>
        </w:rPr>
        <w:t xml:space="preserve">be the number of interactions that change due to changes in species composition </w:t>
      </w:r>
      <w:r>
        <w:rPr>
          <w:rFonts w:ascii="Times New Roman" w:hAnsi="Times New Roman" w:cs="Times New Roman"/>
        </w:rPr>
        <w:t xml:space="preserve">(Figure </w:t>
      </w:r>
      <w:r w:rsidR="00D72871">
        <w:rPr>
          <w:rFonts w:ascii="Times New Roman" w:hAnsi="Times New Roman" w:cs="Times New Roman"/>
        </w:rPr>
        <w:t>2</w:t>
      </w:r>
      <w:r>
        <w:rPr>
          <w:rFonts w:ascii="Times New Roman" w:hAnsi="Times New Roman" w:cs="Times New Roman"/>
        </w:rPr>
        <w:t>).</w:t>
      </w:r>
      <w:r w:rsidR="002214EE">
        <w:rPr>
          <w:rFonts w:ascii="Times New Roman" w:hAnsi="Times New Roman" w:cs="Times New Roman"/>
        </w:rPr>
        <w:t xml:space="preserve"> </w:t>
      </w:r>
      <w:r w:rsidRPr="00B4250F">
        <w:rPr>
          <w:rFonts w:ascii="Times New Roman" w:hAnsi="Times New Roman" w:cs="Times New Roman"/>
        </w:rPr>
        <w:t>The total number of interactions that differ between A and B is then given by</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r w:rsidR="00AA507D">
        <w:rPr>
          <w:rFonts w:ascii="Times New Roman" w:hAnsi="Times New Roman" w:cs="Times New Roman"/>
        </w:rPr>
        <w:t xml:space="preserve"> </w:t>
      </w:r>
      <w:r w:rsidRPr="00B4250F">
        <w:rPr>
          <w:rFonts w:ascii="Times New Roman" w:hAnsi="Times New Roman" w:cs="Times New Roman"/>
        </w:rPr>
        <w:t>+</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species</w:t>
      </w:r>
      <w:proofErr w:type="spellEnd"/>
      <w:r w:rsidRPr="00B4250F">
        <w:rPr>
          <w:rFonts w:ascii="Times New Roman" w:hAnsi="Times New Roman" w:cs="Times New Roman"/>
        </w:rPr>
        <w:t>, and the proportion of turnover that is due to rewiring and species-driven interaction turnover are rewiring =</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proofErr w:type="gramStart"/>
      <w:r w:rsidRPr="00B4250F">
        <w:rPr>
          <w:rFonts w:ascii="Times New Roman" w:hAnsi="Times New Roman" w:cs="Times New Roman"/>
        </w:rPr>
        <w:t>/(</w:t>
      </w:r>
      <w:proofErr w:type="spellStart"/>
      <w:proofErr w:type="gramEnd"/>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r w:rsidR="00AA507D">
        <w:rPr>
          <w:rFonts w:ascii="Times New Roman" w:hAnsi="Times New Roman" w:cs="Times New Roman"/>
        </w:rPr>
        <w:t xml:space="preserve"> </w:t>
      </w:r>
      <w:r w:rsidRPr="00B4250F">
        <w:rPr>
          <w:rFonts w:ascii="Times New Roman" w:hAnsi="Times New Roman" w:cs="Times New Roman"/>
        </w:rPr>
        <w:t>+</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species</w:t>
      </w:r>
      <w:proofErr w:type="spellEnd"/>
      <w:r w:rsidRPr="00B4250F">
        <w:rPr>
          <w:rFonts w:ascii="Times New Roman" w:hAnsi="Times New Roman" w:cs="Times New Roman"/>
        </w:rPr>
        <w:t>) and species-driven =</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species</w:t>
      </w:r>
      <w:proofErr w:type="spellEnd"/>
      <w:r w:rsidRPr="00B4250F">
        <w:rPr>
          <w:rFonts w:ascii="Times New Roman" w:hAnsi="Times New Roman" w:cs="Times New Roman"/>
        </w:rPr>
        <w:t>/(</w:t>
      </w:r>
      <w:proofErr w:type="spellStart"/>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r w:rsidR="00AA507D">
        <w:rPr>
          <w:rFonts w:ascii="Times New Roman" w:hAnsi="Times New Roman" w:cs="Times New Roman"/>
        </w:rPr>
        <w:t xml:space="preserve"> </w:t>
      </w:r>
      <w:r w:rsidRPr="00B4250F">
        <w:rPr>
          <w:rFonts w:ascii="Times New Roman" w:hAnsi="Times New Roman" w:cs="Times New Roman"/>
        </w:rPr>
        <w:t>+</w:t>
      </w:r>
      <w:r w:rsidR="00AA507D">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species</w:t>
      </w:r>
      <w:proofErr w:type="spellEnd"/>
      <w:r w:rsidRPr="00B4250F">
        <w:rPr>
          <w:rFonts w:ascii="Times New Roman" w:hAnsi="Times New Roman" w:cs="Times New Roman"/>
        </w:rPr>
        <w:t>).</w:t>
      </w:r>
    </w:p>
    <w:p w14:paraId="3524EB5D" w14:textId="5ADC5427" w:rsidR="00C85FB1" w:rsidRDefault="00B033D4" w:rsidP="00604D8E">
      <w:pPr>
        <w:spacing w:line="480" w:lineRule="auto"/>
        <w:rPr>
          <w:rFonts w:ascii="Times New Roman" w:hAnsi="Times New Roman" w:cs="Times New Roman"/>
        </w:rPr>
      </w:pPr>
      <w:r>
        <w:rPr>
          <w:rFonts w:ascii="Times New Roman" w:hAnsi="Times New Roman" w:cs="Times New Roman"/>
          <w:noProof/>
          <w:lang w:eastAsia="en-IE"/>
        </w:rPr>
        <w:lastRenderedPageBreak/>
        <w:drawing>
          <wp:inline distT="0" distB="0" distL="0" distR="0" wp14:anchorId="5195443E" wp14:editId="662C92F1">
            <wp:extent cx="5731510" cy="574040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dicting_Turnover_Site_Pairs.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14:paraId="0414ECA2" w14:textId="28BA3C26" w:rsidR="000B7FCD" w:rsidRDefault="00B4250F" w:rsidP="005D1568">
      <w:pPr>
        <w:spacing w:after="360" w:line="480" w:lineRule="auto"/>
        <w:rPr>
          <w:rFonts w:ascii="Times New Roman" w:hAnsi="Times New Roman" w:cs="Times New Roman"/>
        </w:rPr>
      </w:pPr>
      <w:r w:rsidRPr="00B4250F">
        <w:rPr>
          <w:rFonts w:ascii="Times New Roman" w:hAnsi="Times New Roman" w:cs="Times New Roman"/>
          <w:b/>
          <w:bCs/>
        </w:rPr>
        <w:t>Figure 2</w:t>
      </w:r>
      <w:r>
        <w:rPr>
          <w:rFonts w:ascii="Times New Roman" w:hAnsi="Times New Roman" w:cs="Times New Roman"/>
        </w:rPr>
        <w:t xml:space="preserve">. </w:t>
      </w:r>
      <w:r w:rsidRPr="004D6E70">
        <w:rPr>
          <w:rFonts w:ascii="Times New Roman" w:hAnsi="Times New Roman" w:cs="Times New Roman"/>
          <w:b/>
          <w:bCs/>
        </w:rPr>
        <w:t>A)</w:t>
      </w:r>
      <w:r w:rsidRPr="00B4250F">
        <w:rPr>
          <w:rFonts w:ascii="Times New Roman" w:hAnsi="Times New Roman" w:cs="Times New Roman"/>
        </w:rPr>
        <w:t xml:space="preserve"> Interaction turnover between two ecological networks can be partitioned into contributions from rewiring (</w:t>
      </w:r>
      <w:proofErr w:type="gramStart"/>
      <w:r w:rsidRPr="00B4250F">
        <w:rPr>
          <w:rFonts w:ascii="Times New Roman" w:hAnsi="Times New Roman" w:cs="Times New Roman"/>
        </w:rPr>
        <w:t>i.e.</w:t>
      </w:r>
      <w:proofErr w:type="gramEnd"/>
      <w:r w:rsidRPr="00B4250F">
        <w:rPr>
          <w:rFonts w:ascii="Times New Roman" w:hAnsi="Times New Roman" w:cs="Times New Roman"/>
        </w:rPr>
        <w:t xml:space="preserve"> when shared species alter their interactions;</w:t>
      </w:r>
      <w:r w:rsidR="00B16AFE">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r w:rsidRPr="00B4250F">
        <w:rPr>
          <w:rFonts w:ascii="Times New Roman" w:hAnsi="Times New Roman" w:cs="Times New Roman"/>
        </w:rPr>
        <w:t>) and species-driven turnover (i.e. when changing species composition change interactions;</w:t>
      </w:r>
      <w:r w:rsidR="00B16AFE">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species</w:t>
      </w:r>
      <w:proofErr w:type="spellEnd"/>
      <w:r w:rsidRPr="00B4250F">
        <w:rPr>
          <w:rFonts w:ascii="Times New Roman" w:hAnsi="Times New Roman" w:cs="Times New Roman"/>
        </w:rPr>
        <w:t>), with the latter being further partitioned into pollinator-driven (</w:t>
      </w:r>
      <w:proofErr w:type="spellStart"/>
      <w:r w:rsidRPr="00B4250F">
        <w:rPr>
          <w:rFonts w:ascii="Times New Roman" w:hAnsi="Times New Roman" w:cs="Times New Roman"/>
          <w:i/>
          <w:iCs/>
        </w:rPr>
        <w:t>I</w:t>
      </w:r>
      <w:r w:rsidRPr="00B4250F">
        <w:rPr>
          <w:rFonts w:ascii="Times New Roman" w:hAnsi="Times New Roman" w:cs="Times New Roman"/>
          <w:vertAlign w:val="subscript"/>
        </w:rPr>
        <w:t>pol</w:t>
      </w:r>
      <w:proofErr w:type="spellEnd"/>
      <w:r w:rsidRPr="00B4250F">
        <w:rPr>
          <w:rFonts w:ascii="Times New Roman" w:hAnsi="Times New Roman" w:cs="Times New Roman"/>
        </w:rPr>
        <w:t>), plant-driven (</w:t>
      </w:r>
      <w:proofErr w:type="spellStart"/>
      <w:r w:rsidRPr="00B4250F">
        <w:rPr>
          <w:rFonts w:ascii="Times New Roman" w:hAnsi="Times New Roman" w:cs="Times New Roman"/>
          <w:i/>
          <w:iCs/>
        </w:rPr>
        <w:t>I</w:t>
      </w:r>
      <w:r w:rsidRPr="00B4250F">
        <w:rPr>
          <w:rFonts w:ascii="Times New Roman" w:hAnsi="Times New Roman" w:cs="Times New Roman"/>
          <w:vertAlign w:val="subscript"/>
        </w:rPr>
        <w:t>pla</w:t>
      </w:r>
      <w:proofErr w:type="spellEnd"/>
      <w:r w:rsidRPr="00B4250F">
        <w:rPr>
          <w:rFonts w:ascii="Times New Roman" w:hAnsi="Times New Roman" w:cs="Times New Roman"/>
        </w:rPr>
        <w:t>) and pollinator + plant-driven (</w:t>
      </w:r>
      <w:proofErr w:type="spellStart"/>
      <w:r w:rsidRPr="00B4250F">
        <w:rPr>
          <w:rFonts w:ascii="Times New Roman" w:hAnsi="Times New Roman" w:cs="Times New Roman"/>
          <w:i/>
          <w:iCs/>
        </w:rPr>
        <w:t>I</w:t>
      </w:r>
      <w:r w:rsidRPr="00B4250F">
        <w:rPr>
          <w:rFonts w:ascii="Times New Roman" w:hAnsi="Times New Roman" w:cs="Times New Roman"/>
          <w:vertAlign w:val="subscript"/>
        </w:rPr>
        <w:t>pol</w:t>
      </w:r>
      <w:r w:rsidRPr="00B4250F">
        <w:rPr>
          <w:rFonts w:ascii="Times New Roman" w:hAnsi="Times New Roman" w:cs="Times New Roman"/>
          <w:i/>
          <w:iCs/>
          <w:vertAlign w:val="subscript"/>
        </w:rPr>
        <w:t>+</w:t>
      </w:r>
      <w:r w:rsidRPr="00B4250F">
        <w:rPr>
          <w:rFonts w:ascii="Times New Roman" w:hAnsi="Times New Roman" w:cs="Times New Roman"/>
          <w:vertAlign w:val="subscript"/>
        </w:rPr>
        <w:t>pla</w:t>
      </w:r>
      <w:proofErr w:type="spellEnd"/>
      <w:r w:rsidRPr="00B4250F">
        <w:rPr>
          <w:rFonts w:ascii="Times New Roman" w:hAnsi="Times New Roman" w:cs="Times New Roman"/>
        </w:rPr>
        <w:t xml:space="preserve">) interaction turnover. </w:t>
      </w:r>
      <w:r w:rsidRPr="004D6E70">
        <w:rPr>
          <w:rFonts w:ascii="Times New Roman" w:hAnsi="Times New Roman" w:cs="Times New Roman"/>
          <w:b/>
          <w:bCs/>
        </w:rPr>
        <w:t>B)</w:t>
      </w:r>
      <w:r w:rsidRPr="00B4250F">
        <w:rPr>
          <w:rFonts w:ascii="Times New Roman" w:hAnsi="Times New Roman" w:cs="Times New Roman"/>
        </w:rPr>
        <w:t xml:space="preserve"> Matrices A and B represent ecological networks, with pollinator species arranged in rows and plant species in columns, which are artificially merged into one large matrix </w:t>
      </w:r>
      <w:proofErr w:type="gramStart"/>
      <w:r w:rsidRPr="00B4250F">
        <w:rPr>
          <w:rFonts w:ascii="Times New Roman" w:hAnsi="Times New Roman" w:cs="Times New Roman"/>
        </w:rPr>
        <w:t>in order to</w:t>
      </w:r>
      <w:proofErr w:type="gramEnd"/>
      <w:r w:rsidRPr="00B4250F">
        <w:rPr>
          <w:rFonts w:ascii="Times New Roman" w:hAnsi="Times New Roman" w:cs="Times New Roman"/>
        </w:rPr>
        <w:t xml:space="preserve"> identify interactions contributing to the different categories of interaction turnover. Region 1 contains interactions between shared species, and</w:t>
      </w:r>
      <w:r w:rsidR="00B16AFE">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common</w:t>
      </w:r>
      <w:proofErr w:type="spellEnd"/>
      <w:r w:rsidR="00B16AFE">
        <w:rPr>
          <w:rFonts w:ascii="Times New Roman" w:hAnsi="Times New Roman" w:cs="Times New Roman"/>
        </w:rPr>
        <w:t xml:space="preserve"> </w:t>
      </w:r>
      <w:r w:rsidRPr="00B4250F">
        <w:rPr>
          <w:rFonts w:ascii="Times New Roman" w:hAnsi="Times New Roman" w:cs="Times New Roman"/>
        </w:rPr>
        <w:t>denotes interactions found in both A and B, whereas</w:t>
      </w:r>
      <w:r w:rsidR="00B16AFE">
        <w:rPr>
          <w:rFonts w:ascii="Times New Roman" w:hAnsi="Times New Roman" w:cs="Times New Roman"/>
        </w:rPr>
        <w:t xml:space="preserve"> </w:t>
      </w:r>
      <w:proofErr w:type="spellStart"/>
      <w:r w:rsidRPr="00B4250F">
        <w:rPr>
          <w:rFonts w:ascii="Times New Roman" w:hAnsi="Times New Roman" w:cs="Times New Roman"/>
          <w:i/>
          <w:iCs/>
        </w:rPr>
        <w:t>I</w:t>
      </w:r>
      <w:r w:rsidRPr="00B4250F">
        <w:rPr>
          <w:rFonts w:ascii="Times New Roman" w:hAnsi="Times New Roman" w:cs="Times New Roman"/>
          <w:vertAlign w:val="subscript"/>
        </w:rPr>
        <w:t>rewired</w:t>
      </w:r>
      <w:proofErr w:type="spellEnd"/>
      <w:r w:rsidR="00B16AFE">
        <w:rPr>
          <w:rFonts w:ascii="Times New Roman" w:hAnsi="Times New Roman" w:cs="Times New Roman"/>
        </w:rPr>
        <w:t xml:space="preserve"> </w:t>
      </w:r>
      <w:r w:rsidRPr="00B4250F">
        <w:rPr>
          <w:rFonts w:ascii="Times New Roman" w:hAnsi="Times New Roman" w:cs="Times New Roman"/>
        </w:rPr>
        <w:t xml:space="preserve">is the sum of interactions only observed in either matrix A or B, but between </w:t>
      </w:r>
      <w:r w:rsidRPr="00B4250F">
        <w:rPr>
          <w:rFonts w:ascii="Times New Roman" w:hAnsi="Times New Roman" w:cs="Times New Roman"/>
        </w:rPr>
        <w:lastRenderedPageBreak/>
        <w:t>shared species. Shaded areas contain interactions contributing to species-driven interaction turnover. Interactions located in regions 2 and 3 are between shared pollinators and non-shared plants (</w:t>
      </w:r>
      <w:proofErr w:type="gramStart"/>
      <w:r w:rsidRPr="00B4250F">
        <w:rPr>
          <w:rFonts w:ascii="Times New Roman" w:hAnsi="Times New Roman" w:cs="Times New Roman"/>
        </w:rPr>
        <w:t>i.e.</w:t>
      </w:r>
      <w:proofErr w:type="gramEnd"/>
      <w:r w:rsidRPr="00B4250F">
        <w:rPr>
          <w:rFonts w:ascii="Times New Roman" w:hAnsi="Times New Roman" w:cs="Times New Roman"/>
        </w:rPr>
        <w:t xml:space="preserve"> the plants are found in either matrix A or B) and represent plant-driven interaction turnover. Interactions located in regions 4 and 7 are between shared plants and non-shared pollinators comprising the pollinator-driven interaction turnover. Finally, regions 5 and 9 contain interactions between non-shared pollinators and non-shared plants and comprise the pollinator + plant-driven interaction turnover. Regions marked with </w:t>
      </w:r>
      <w:proofErr w:type="spellStart"/>
      <w:r w:rsidRPr="00B4250F">
        <w:rPr>
          <w:rFonts w:ascii="Times New Roman" w:hAnsi="Times New Roman" w:cs="Times New Roman"/>
        </w:rPr>
        <w:t>n.a.</w:t>
      </w:r>
      <w:proofErr w:type="spellEnd"/>
      <w:r w:rsidRPr="00B4250F">
        <w:rPr>
          <w:rFonts w:ascii="Times New Roman" w:hAnsi="Times New Roman" w:cs="Times New Roman"/>
        </w:rPr>
        <w:t xml:space="preserve"> do not contain any interactions due to the artificial merging of matrices A and B</w:t>
      </w:r>
      <w:r w:rsidR="00B16AFE">
        <w:rPr>
          <w:rFonts w:ascii="Times New Roman" w:hAnsi="Times New Roman" w:cs="Times New Roman"/>
        </w:rPr>
        <w:t>.</w:t>
      </w:r>
      <w:r w:rsidR="00B033D4">
        <w:rPr>
          <w:rFonts w:ascii="Times New Roman" w:hAnsi="Times New Roman" w:cs="Times New Roman"/>
        </w:rPr>
        <w:t xml:space="preserve"> </w:t>
      </w:r>
      <w:r w:rsidR="00B033D4" w:rsidRPr="004D6E70">
        <w:rPr>
          <w:rFonts w:ascii="Times New Roman" w:hAnsi="Times New Roman" w:cs="Times New Roman"/>
          <w:b/>
          <w:bCs/>
        </w:rPr>
        <w:t>C)</w:t>
      </w:r>
      <w:r w:rsidR="00B033D4">
        <w:rPr>
          <w:rFonts w:ascii="Times New Roman" w:hAnsi="Times New Roman" w:cs="Times New Roman"/>
        </w:rPr>
        <w:t xml:space="preserve"> </w:t>
      </w:r>
      <w:r w:rsidR="00B033D4" w:rsidRPr="00B033D4">
        <w:rPr>
          <w:rFonts w:ascii="Times New Roman" w:hAnsi="Times New Roman" w:cs="Times New Roman"/>
        </w:rPr>
        <w:t xml:space="preserve">Interaction specific site-pair combinations. This (hypothetical) interaction is observed at sites 1 and 6 (filled squares) while the species pair is also present at site </w:t>
      </w:r>
      <w:r w:rsidR="003A5E6C">
        <w:rPr>
          <w:rFonts w:ascii="Times New Roman" w:hAnsi="Times New Roman" w:cs="Times New Roman"/>
        </w:rPr>
        <w:t>5</w:t>
      </w:r>
      <w:r w:rsidR="00B033D4" w:rsidRPr="00B033D4">
        <w:rPr>
          <w:rFonts w:ascii="Times New Roman" w:hAnsi="Times New Roman" w:cs="Times New Roman"/>
        </w:rPr>
        <w:t xml:space="preserve">, however without interacting (open square). </w:t>
      </w:r>
      <w:r w:rsidR="003A5E6C">
        <w:rPr>
          <w:rFonts w:ascii="Times New Roman" w:hAnsi="Times New Roman" w:cs="Times New Roman"/>
        </w:rPr>
        <w:t>The plant species is absent from site 2 (green square), the pollinator species absent from site 3 (red square) and both species absent from site 4 (yellow square) allowing a dataset to be created to document all the ways in which interaction networks differ</w:t>
      </w:r>
      <w:r w:rsidR="00B033D4" w:rsidRPr="00B033D4">
        <w:rPr>
          <w:rFonts w:ascii="Times New Roman" w:hAnsi="Times New Roman" w:cs="Times New Roman"/>
        </w:rPr>
        <w:t xml:space="preserve">. </w:t>
      </w:r>
      <w:r w:rsidR="003A5E6C">
        <w:rPr>
          <w:rFonts w:ascii="Times New Roman" w:hAnsi="Times New Roman" w:cs="Times New Roman"/>
        </w:rPr>
        <w:t>Six</w:t>
      </w:r>
      <w:r w:rsidR="00B033D4" w:rsidRPr="00B033D4">
        <w:rPr>
          <w:rFonts w:ascii="Times New Roman" w:hAnsi="Times New Roman" w:cs="Times New Roman"/>
        </w:rPr>
        <w:t xml:space="preserve"> site-pair combinations are possible in this case; 1↔</w:t>
      </w:r>
      <w:r w:rsidR="003A5E6C">
        <w:rPr>
          <w:rFonts w:ascii="Times New Roman" w:hAnsi="Times New Roman" w:cs="Times New Roman"/>
        </w:rPr>
        <w:t>5</w:t>
      </w:r>
      <w:r w:rsidR="00B033D4" w:rsidRPr="00B033D4">
        <w:rPr>
          <w:rFonts w:ascii="Times New Roman" w:hAnsi="Times New Roman" w:cs="Times New Roman"/>
        </w:rPr>
        <w:t xml:space="preserve"> </w:t>
      </w:r>
      <w:r w:rsidR="003A5E6C">
        <w:rPr>
          <w:rFonts w:ascii="Times New Roman" w:hAnsi="Times New Roman" w:cs="Times New Roman"/>
        </w:rPr>
        <w:t>rewiring,</w:t>
      </w:r>
      <w:r w:rsidR="00B033D4" w:rsidRPr="00B033D4">
        <w:rPr>
          <w:rFonts w:ascii="Times New Roman" w:hAnsi="Times New Roman" w:cs="Times New Roman"/>
        </w:rPr>
        <w:t xml:space="preserve"> </w:t>
      </w:r>
      <w:r w:rsidR="003A5E6C">
        <w:rPr>
          <w:rFonts w:ascii="Times New Roman" w:hAnsi="Times New Roman" w:cs="Times New Roman"/>
        </w:rPr>
        <w:t>1</w:t>
      </w:r>
      <w:r w:rsidR="00B033D4" w:rsidRPr="00B033D4">
        <w:rPr>
          <w:rFonts w:ascii="Times New Roman" w:hAnsi="Times New Roman" w:cs="Times New Roman"/>
        </w:rPr>
        <w:t>↔</w:t>
      </w:r>
      <w:r w:rsidR="003A5E6C">
        <w:rPr>
          <w:rFonts w:ascii="Times New Roman" w:hAnsi="Times New Roman" w:cs="Times New Roman"/>
        </w:rPr>
        <w:t>2</w:t>
      </w:r>
      <w:r w:rsidR="00B033D4" w:rsidRPr="00B033D4">
        <w:rPr>
          <w:rFonts w:ascii="Times New Roman" w:hAnsi="Times New Roman" w:cs="Times New Roman"/>
        </w:rPr>
        <w:t xml:space="preserve">: </w:t>
      </w:r>
      <w:r w:rsidR="003A5E6C">
        <w:rPr>
          <w:rFonts w:ascii="Times New Roman" w:hAnsi="Times New Roman" w:cs="Times New Roman"/>
        </w:rPr>
        <w:t xml:space="preserve">plant driven </w:t>
      </w:r>
      <w:r w:rsidR="00B033D4" w:rsidRPr="00B033D4">
        <w:rPr>
          <w:rFonts w:ascii="Times New Roman" w:hAnsi="Times New Roman" w:cs="Times New Roman"/>
        </w:rPr>
        <w:t>interaction turnover</w:t>
      </w:r>
      <w:r w:rsidR="003A5E6C">
        <w:rPr>
          <w:rFonts w:ascii="Times New Roman" w:hAnsi="Times New Roman" w:cs="Times New Roman"/>
        </w:rPr>
        <w:t>, 1</w:t>
      </w:r>
      <w:r w:rsidR="003A5E6C" w:rsidRPr="00B033D4">
        <w:rPr>
          <w:rFonts w:ascii="Times New Roman" w:hAnsi="Times New Roman" w:cs="Times New Roman"/>
        </w:rPr>
        <w:t>↔</w:t>
      </w:r>
      <w:r w:rsidR="003A5E6C">
        <w:rPr>
          <w:rFonts w:ascii="Times New Roman" w:hAnsi="Times New Roman" w:cs="Times New Roman"/>
        </w:rPr>
        <w:t>3 pollinator driven interaction turnover, 1</w:t>
      </w:r>
      <w:r w:rsidR="003A5E6C" w:rsidRPr="00B033D4">
        <w:rPr>
          <w:rFonts w:ascii="Times New Roman" w:hAnsi="Times New Roman" w:cs="Times New Roman"/>
        </w:rPr>
        <w:t>↔</w:t>
      </w:r>
      <w:r w:rsidR="003A5E6C">
        <w:rPr>
          <w:rFonts w:ascii="Times New Roman" w:hAnsi="Times New Roman" w:cs="Times New Roman"/>
        </w:rPr>
        <w:t>4 plant &amp; pollinator driven interaction turnover</w:t>
      </w:r>
      <w:r w:rsidR="00B033D4" w:rsidRPr="00B033D4">
        <w:rPr>
          <w:rFonts w:ascii="Times New Roman" w:hAnsi="Times New Roman" w:cs="Times New Roman"/>
        </w:rPr>
        <w:t xml:space="preserve"> and 1↔6: no interaction turnover (interaction </w:t>
      </w:r>
      <w:r w:rsidR="003A5E6C">
        <w:rPr>
          <w:rFonts w:ascii="Times New Roman" w:hAnsi="Times New Roman" w:cs="Times New Roman"/>
        </w:rPr>
        <w:t>constancy</w:t>
      </w:r>
      <w:r w:rsidR="00B033D4" w:rsidRPr="00B033D4">
        <w:rPr>
          <w:rFonts w:ascii="Times New Roman" w:hAnsi="Times New Roman" w:cs="Times New Roman"/>
        </w:rPr>
        <w:t>).</w:t>
      </w:r>
      <w:r w:rsidR="003A5E6C">
        <w:rPr>
          <w:rFonts w:ascii="Times New Roman" w:hAnsi="Times New Roman" w:cs="Times New Roman"/>
        </w:rPr>
        <w:t xml:space="preserve"> </w:t>
      </w:r>
      <w:r w:rsidR="00B16AFE">
        <w:rPr>
          <w:rFonts w:ascii="Times New Roman" w:hAnsi="Times New Roman" w:cs="Times New Roman"/>
        </w:rPr>
        <w:t xml:space="preserve">Figure adapted from </w:t>
      </w:r>
      <w:proofErr w:type="spellStart"/>
      <w:r w:rsidR="00B16AFE" w:rsidRPr="003A5E6C">
        <w:rPr>
          <w:rFonts w:ascii="Times New Roman" w:hAnsi="Times New Roman" w:cs="Times New Roman"/>
        </w:rPr>
        <w:t>Trøjelsgaard</w:t>
      </w:r>
      <w:proofErr w:type="spellEnd"/>
      <w:r w:rsidR="00B16AFE" w:rsidRPr="003A5E6C">
        <w:rPr>
          <w:rFonts w:ascii="Times New Roman" w:hAnsi="Times New Roman" w:cs="Times New Roman"/>
        </w:rPr>
        <w:t xml:space="preserve"> et al. </w:t>
      </w:r>
      <w:r w:rsidR="003A5E6C">
        <w:rPr>
          <w:rFonts w:ascii="Times New Roman" w:hAnsi="Times New Roman" w:cs="Times New Roman"/>
        </w:rPr>
        <w:t>(</w:t>
      </w:r>
      <w:r w:rsidR="00B16AFE" w:rsidRPr="003A5E6C">
        <w:rPr>
          <w:rFonts w:ascii="Times New Roman" w:hAnsi="Times New Roman" w:cs="Times New Roman"/>
        </w:rPr>
        <w:t>2015</w:t>
      </w:r>
      <w:r w:rsidR="003A5E6C">
        <w:rPr>
          <w:rFonts w:ascii="Times New Roman" w:hAnsi="Times New Roman" w:cs="Times New Roman"/>
        </w:rPr>
        <w:t>)</w:t>
      </w:r>
      <w:r w:rsidR="00B16AFE" w:rsidRPr="003A5E6C">
        <w:rPr>
          <w:rFonts w:ascii="Times New Roman" w:hAnsi="Times New Roman" w:cs="Times New Roman"/>
        </w:rPr>
        <w:t xml:space="preserve">. </w:t>
      </w:r>
    </w:p>
    <w:p w14:paraId="675E6F9C" w14:textId="3D8B51F3" w:rsidR="00C85FB1" w:rsidRDefault="00D72871" w:rsidP="00604D8E">
      <w:pPr>
        <w:spacing w:line="480" w:lineRule="auto"/>
        <w:rPr>
          <w:rFonts w:ascii="Times New Roman" w:hAnsi="Times New Roman" w:cs="Times New Roman"/>
        </w:rPr>
      </w:pPr>
      <w:r w:rsidRPr="00D72871">
        <w:rPr>
          <w:rFonts w:ascii="Times New Roman" w:hAnsi="Times New Roman" w:cs="Times New Roman"/>
        </w:rPr>
        <w:t>Species-driven interaction turnover (</w:t>
      </w:r>
      <w:proofErr w:type="spellStart"/>
      <w:r w:rsidRPr="00D72871">
        <w:rPr>
          <w:rFonts w:ascii="Times New Roman" w:hAnsi="Times New Roman" w:cs="Times New Roman"/>
          <w:i/>
          <w:iCs/>
        </w:rPr>
        <w:t>I</w:t>
      </w:r>
      <w:r w:rsidRPr="00D72871">
        <w:rPr>
          <w:rFonts w:ascii="Times New Roman" w:hAnsi="Times New Roman" w:cs="Times New Roman"/>
          <w:vertAlign w:val="subscript"/>
        </w:rPr>
        <w:t>species</w:t>
      </w:r>
      <w:proofErr w:type="spellEnd"/>
      <w:r w:rsidRPr="00D72871">
        <w:rPr>
          <w:rFonts w:ascii="Times New Roman" w:hAnsi="Times New Roman" w:cs="Times New Roman"/>
        </w:rPr>
        <w:t>) can be further partitioned into that caused by (</w:t>
      </w:r>
      <w:proofErr w:type="spellStart"/>
      <w:r w:rsidRPr="00D72871">
        <w:rPr>
          <w:rFonts w:ascii="Times New Roman" w:hAnsi="Times New Roman" w:cs="Times New Roman"/>
        </w:rPr>
        <w:t>i</w:t>
      </w:r>
      <w:proofErr w:type="spellEnd"/>
      <w:r w:rsidRPr="00D72871">
        <w:rPr>
          <w:rFonts w:ascii="Times New Roman" w:hAnsi="Times New Roman" w:cs="Times New Roman"/>
        </w:rPr>
        <w:t xml:space="preserve">) pollinators only present in one of the networks but interacting with plants present in both (i.e. pollinator-driven interaction turnover), (ii) plants only present in one of the networks but interacting with pollinators present in both (i.e. plant-driven interaction turnover) or (iii) plants and pollinators only occurring in one of the communities and interacting together (i.e. a complete turnover of species and hence interactions) </w:t>
      </w:r>
      <w:r>
        <w:rPr>
          <w:rFonts w:ascii="Times New Roman" w:hAnsi="Times New Roman" w:cs="Times New Roman"/>
        </w:rPr>
        <w:t>(Figure 2).</w:t>
      </w:r>
      <w:r w:rsidR="004D6E70">
        <w:rPr>
          <w:rFonts w:ascii="Times New Roman" w:hAnsi="Times New Roman" w:cs="Times New Roman"/>
        </w:rPr>
        <w:t xml:space="preserve"> </w:t>
      </w:r>
      <w:r w:rsidRPr="00D72871">
        <w:rPr>
          <w:rFonts w:ascii="Times New Roman" w:hAnsi="Times New Roman" w:cs="Times New Roman"/>
        </w:rPr>
        <w:t>Therefore, if</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pla</w:t>
      </w:r>
      <w:proofErr w:type="spellEnd"/>
      <w:r w:rsidR="00B16AFE">
        <w:rPr>
          <w:rFonts w:ascii="Times New Roman" w:hAnsi="Times New Roman" w:cs="Times New Roman"/>
        </w:rPr>
        <w:t xml:space="preserve"> </w:t>
      </w:r>
      <w:r w:rsidRPr="00D72871">
        <w:rPr>
          <w:rFonts w:ascii="Times New Roman" w:hAnsi="Times New Roman" w:cs="Times New Roman"/>
        </w:rPr>
        <w:t>is number of interactions between non-shared plants and shared pollinators (regions 2 and 3 in</w:t>
      </w:r>
      <w:r w:rsidR="00B16AFE">
        <w:rPr>
          <w:rFonts w:ascii="Times New Roman" w:hAnsi="Times New Roman" w:cs="Times New Roman"/>
        </w:rPr>
        <w:t xml:space="preserve"> </w:t>
      </w:r>
      <w:r>
        <w:rPr>
          <w:rFonts w:ascii="Times New Roman" w:hAnsi="Times New Roman" w:cs="Times New Roman"/>
        </w:rPr>
        <w:t>Figure 2)</w:t>
      </w:r>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pol</w:t>
      </w:r>
      <w:proofErr w:type="spellEnd"/>
      <w:r w:rsidR="00B16AFE">
        <w:rPr>
          <w:rFonts w:ascii="Times New Roman" w:hAnsi="Times New Roman" w:cs="Times New Roman"/>
        </w:rPr>
        <w:t xml:space="preserve"> </w:t>
      </w:r>
      <w:r w:rsidRPr="00D72871">
        <w:rPr>
          <w:rFonts w:ascii="Times New Roman" w:hAnsi="Times New Roman" w:cs="Times New Roman"/>
        </w:rPr>
        <w:t>is number of interactions between non-shared pollinators and shared plant species (regions 4 and 7 in </w:t>
      </w:r>
      <w:r>
        <w:rPr>
          <w:rFonts w:ascii="Times New Roman" w:hAnsi="Times New Roman" w:cs="Times New Roman"/>
        </w:rPr>
        <w:t>Figure 2</w:t>
      </w:r>
      <w:r w:rsidRPr="00D72871">
        <w:rPr>
          <w:rFonts w:ascii="Times New Roman" w:hAnsi="Times New Roman" w:cs="Times New Roman"/>
        </w:rPr>
        <w:t>), and</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pol</w:t>
      </w:r>
      <w:r w:rsidRPr="00D72871">
        <w:rPr>
          <w:rFonts w:ascii="Times New Roman" w:hAnsi="Times New Roman" w:cs="Times New Roman"/>
          <w:i/>
          <w:iCs/>
          <w:vertAlign w:val="subscript"/>
        </w:rPr>
        <w:t>+</w:t>
      </w:r>
      <w:r w:rsidRPr="00D72871">
        <w:rPr>
          <w:rFonts w:ascii="Times New Roman" w:hAnsi="Times New Roman" w:cs="Times New Roman"/>
          <w:vertAlign w:val="subscript"/>
        </w:rPr>
        <w:t>pla</w:t>
      </w:r>
      <w:proofErr w:type="spellEnd"/>
      <w:r w:rsidR="00B16AFE">
        <w:rPr>
          <w:rFonts w:ascii="Times New Roman" w:hAnsi="Times New Roman" w:cs="Times New Roman"/>
        </w:rPr>
        <w:t xml:space="preserve"> </w:t>
      </w:r>
      <w:r w:rsidRPr="00D72871">
        <w:rPr>
          <w:rFonts w:ascii="Times New Roman" w:hAnsi="Times New Roman" w:cs="Times New Roman"/>
        </w:rPr>
        <w:t>is number of interactions between non-shared pollinators and non-shared plants (regions 5 and 9 in</w:t>
      </w:r>
      <w:r w:rsidR="00B16AFE">
        <w:rPr>
          <w:rFonts w:ascii="Times New Roman" w:hAnsi="Times New Roman" w:cs="Times New Roman"/>
        </w:rPr>
        <w:t xml:space="preserve"> </w:t>
      </w:r>
      <w:r>
        <w:rPr>
          <w:rFonts w:ascii="Times New Roman" w:hAnsi="Times New Roman" w:cs="Times New Roman"/>
        </w:rPr>
        <w:t xml:space="preserve">Figure 2), </w:t>
      </w:r>
      <w:r w:rsidRPr="00D72871">
        <w:rPr>
          <w:rFonts w:ascii="Times New Roman" w:hAnsi="Times New Roman" w:cs="Times New Roman"/>
        </w:rPr>
        <w:t>then</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species</w:t>
      </w:r>
      <w:proofErr w:type="spellEnd"/>
      <w:r w:rsidR="00B16AFE">
        <w:rPr>
          <w:rFonts w:ascii="Times New Roman" w:hAnsi="Times New Roman" w:cs="Times New Roman"/>
        </w:rPr>
        <w:t xml:space="preserve"> </w:t>
      </w:r>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pol</w:t>
      </w:r>
      <w:proofErr w:type="spellEnd"/>
      <w:r w:rsidR="00B16AFE">
        <w:rPr>
          <w:rFonts w:ascii="Times New Roman" w:hAnsi="Times New Roman" w:cs="Times New Roman"/>
        </w:rPr>
        <w:t xml:space="preserve"> </w:t>
      </w:r>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pla</w:t>
      </w:r>
      <w:proofErr w:type="spellEnd"/>
      <w:r w:rsidR="00B16AFE">
        <w:rPr>
          <w:rFonts w:ascii="Times New Roman" w:hAnsi="Times New Roman" w:cs="Times New Roman"/>
        </w:rPr>
        <w:t xml:space="preserve"> </w:t>
      </w:r>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pol</w:t>
      </w:r>
      <w:r w:rsidRPr="00D72871">
        <w:rPr>
          <w:rFonts w:ascii="Times New Roman" w:hAnsi="Times New Roman" w:cs="Times New Roman"/>
          <w:i/>
          <w:iCs/>
          <w:vertAlign w:val="subscript"/>
        </w:rPr>
        <w:t>+</w:t>
      </w:r>
      <w:r w:rsidRPr="00D72871">
        <w:rPr>
          <w:rFonts w:ascii="Times New Roman" w:hAnsi="Times New Roman" w:cs="Times New Roman"/>
          <w:vertAlign w:val="subscript"/>
        </w:rPr>
        <w:t>pla</w:t>
      </w:r>
      <w:proofErr w:type="spellEnd"/>
      <w:r w:rsidRPr="00D72871">
        <w:rPr>
          <w:rFonts w:ascii="Times New Roman" w:hAnsi="Times New Roman" w:cs="Times New Roman"/>
        </w:rPr>
        <w:t>, and the fractions of the species-driven interaction turnover that can be explained by replacement of pollinators, plants or both are</w:t>
      </w:r>
      <w:r w:rsidR="00B16AFE">
        <w:rPr>
          <w:rFonts w:ascii="Times New Roman" w:hAnsi="Times New Roman" w:cs="Times New Roman"/>
        </w:rPr>
        <w:t xml:space="preserve"> </w:t>
      </w:r>
      <w:proofErr w:type="spellStart"/>
      <w:r w:rsidRPr="00D72871">
        <w:rPr>
          <w:rFonts w:ascii="Times New Roman" w:hAnsi="Times New Roman" w:cs="Times New Roman"/>
          <w:i/>
          <w:iCs/>
        </w:rPr>
        <w:t>T</w:t>
      </w:r>
      <w:r w:rsidRPr="00D72871">
        <w:rPr>
          <w:rFonts w:ascii="Times New Roman" w:hAnsi="Times New Roman" w:cs="Times New Roman"/>
          <w:vertAlign w:val="subscript"/>
        </w:rPr>
        <w:t>pol</w:t>
      </w:r>
      <w:proofErr w:type="spellEnd"/>
      <w:r w:rsidR="00B16AFE">
        <w:rPr>
          <w:rFonts w:ascii="Times New Roman" w:hAnsi="Times New Roman" w:cs="Times New Roman"/>
        </w:rPr>
        <w:t xml:space="preserve"> </w:t>
      </w:r>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pol</w:t>
      </w:r>
      <w:proofErr w:type="spellEnd"/>
      <w:r w:rsidRPr="00D72871">
        <w:rPr>
          <w:rFonts w:ascii="Times New Roman" w:hAnsi="Times New Roman" w:cs="Times New Roman"/>
        </w:rPr>
        <w:t>/</w:t>
      </w:r>
      <w:proofErr w:type="spellStart"/>
      <w:r w:rsidRPr="00D72871">
        <w:rPr>
          <w:rFonts w:ascii="Times New Roman" w:hAnsi="Times New Roman" w:cs="Times New Roman"/>
          <w:i/>
          <w:iCs/>
        </w:rPr>
        <w:t>I</w:t>
      </w:r>
      <w:r w:rsidRPr="00D72871">
        <w:rPr>
          <w:rFonts w:ascii="Times New Roman" w:hAnsi="Times New Roman" w:cs="Times New Roman"/>
          <w:vertAlign w:val="subscript"/>
        </w:rPr>
        <w:t>species</w:t>
      </w:r>
      <w:proofErr w:type="spellEnd"/>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T</w:t>
      </w:r>
      <w:r w:rsidRPr="00D72871">
        <w:rPr>
          <w:rFonts w:ascii="Times New Roman" w:hAnsi="Times New Roman" w:cs="Times New Roman"/>
          <w:vertAlign w:val="subscript"/>
        </w:rPr>
        <w:t>pla</w:t>
      </w:r>
      <w:proofErr w:type="spellEnd"/>
      <w:r w:rsidR="00B16AFE">
        <w:rPr>
          <w:rFonts w:ascii="Times New Roman" w:hAnsi="Times New Roman" w:cs="Times New Roman"/>
          <w:vertAlign w:val="subscript"/>
        </w:rPr>
        <w:t xml:space="preserve"> </w:t>
      </w:r>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pla</w:t>
      </w:r>
      <w:proofErr w:type="spellEnd"/>
      <w:r w:rsidRPr="00D72871">
        <w:rPr>
          <w:rFonts w:ascii="Times New Roman" w:hAnsi="Times New Roman" w:cs="Times New Roman"/>
        </w:rPr>
        <w:t>/</w:t>
      </w:r>
      <w:proofErr w:type="spellStart"/>
      <w:r w:rsidRPr="00D72871">
        <w:rPr>
          <w:rFonts w:ascii="Times New Roman" w:hAnsi="Times New Roman" w:cs="Times New Roman"/>
          <w:i/>
          <w:iCs/>
        </w:rPr>
        <w:t>I</w:t>
      </w:r>
      <w:r w:rsidRPr="00D72871">
        <w:rPr>
          <w:rFonts w:ascii="Times New Roman" w:hAnsi="Times New Roman" w:cs="Times New Roman"/>
          <w:vertAlign w:val="subscript"/>
        </w:rPr>
        <w:t>species</w:t>
      </w:r>
      <w:proofErr w:type="spellEnd"/>
      <w:r w:rsidR="00B16AFE">
        <w:rPr>
          <w:rFonts w:ascii="Times New Roman" w:hAnsi="Times New Roman" w:cs="Times New Roman"/>
          <w:vertAlign w:val="subscript"/>
        </w:rPr>
        <w:t xml:space="preserve"> </w:t>
      </w:r>
      <w:r w:rsidRPr="00D72871">
        <w:rPr>
          <w:rFonts w:ascii="Times New Roman" w:hAnsi="Times New Roman" w:cs="Times New Roman"/>
        </w:rPr>
        <w:t>and</w:t>
      </w:r>
      <w:r w:rsidR="00B16AFE">
        <w:rPr>
          <w:rFonts w:ascii="Times New Roman" w:hAnsi="Times New Roman" w:cs="Times New Roman"/>
        </w:rPr>
        <w:t xml:space="preserve"> </w:t>
      </w:r>
      <w:proofErr w:type="spellStart"/>
      <w:r w:rsidRPr="00D72871">
        <w:rPr>
          <w:rFonts w:ascii="Times New Roman" w:hAnsi="Times New Roman" w:cs="Times New Roman"/>
          <w:i/>
          <w:iCs/>
        </w:rPr>
        <w:t>T</w:t>
      </w:r>
      <w:r w:rsidRPr="00D72871">
        <w:rPr>
          <w:rFonts w:ascii="Times New Roman" w:hAnsi="Times New Roman" w:cs="Times New Roman"/>
          <w:vertAlign w:val="subscript"/>
        </w:rPr>
        <w:t>pol+pla</w:t>
      </w:r>
      <w:proofErr w:type="spellEnd"/>
      <w:r w:rsidR="00B16AFE">
        <w:rPr>
          <w:rFonts w:ascii="Times New Roman" w:hAnsi="Times New Roman" w:cs="Times New Roman"/>
        </w:rPr>
        <w:t xml:space="preserve"> </w:t>
      </w:r>
      <w:r w:rsidRPr="00D72871">
        <w:rPr>
          <w:rFonts w:ascii="Times New Roman" w:hAnsi="Times New Roman" w:cs="Times New Roman"/>
        </w:rPr>
        <w:lastRenderedPageBreak/>
        <w:t>=</w:t>
      </w:r>
      <w:r w:rsidR="00B16AFE">
        <w:rPr>
          <w:rFonts w:ascii="Times New Roman" w:hAnsi="Times New Roman" w:cs="Times New Roman"/>
        </w:rPr>
        <w:t xml:space="preserve"> </w:t>
      </w:r>
      <w:proofErr w:type="spellStart"/>
      <w:r w:rsidRPr="00D72871">
        <w:rPr>
          <w:rFonts w:ascii="Times New Roman" w:hAnsi="Times New Roman" w:cs="Times New Roman"/>
          <w:i/>
          <w:iCs/>
        </w:rPr>
        <w:t>I</w:t>
      </w:r>
      <w:r w:rsidRPr="00D72871">
        <w:rPr>
          <w:rFonts w:ascii="Times New Roman" w:hAnsi="Times New Roman" w:cs="Times New Roman"/>
          <w:vertAlign w:val="subscript"/>
        </w:rPr>
        <w:t>pol+pla</w:t>
      </w:r>
      <w:proofErr w:type="spellEnd"/>
      <w:r w:rsidRPr="00D72871">
        <w:rPr>
          <w:rFonts w:ascii="Times New Roman" w:hAnsi="Times New Roman" w:cs="Times New Roman"/>
        </w:rPr>
        <w:t>/</w:t>
      </w:r>
      <w:proofErr w:type="spellStart"/>
      <w:r w:rsidRPr="00D72871">
        <w:rPr>
          <w:rFonts w:ascii="Times New Roman" w:hAnsi="Times New Roman" w:cs="Times New Roman"/>
          <w:i/>
          <w:iCs/>
        </w:rPr>
        <w:t>I</w:t>
      </w:r>
      <w:r w:rsidRPr="00D72871">
        <w:rPr>
          <w:rFonts w:ascii="Times New Roman" w:hAnsi="Times New Roman" w:cs="Times New Roman"/>
          <w:vertAlign w:val="subscript"/>
        </w:rPr>
        <w:t>species</w:t>
      </w:r>
      <w:proofErr w:type="spellEnd"/>
      <w:r w:rsidRPr="00D72871">
        <w:rPr>
          <w:rFonts w:ascii="Times New Roman" w:hAnsi="Times New Roman" w:cs="Times New Roman"/>
        </w:rPr>
        <w:t>, respectively.</w:t>
      </w:r>
      <w:r w:rsidR="004249F2">
        <w:rPr>
          <w:rFonts w:ascii="Times New Roman" w:hAnsi="Times New Roman" w:cs="Times New Roman"/>
        </w:rPr>
        <w:t xml:space="preserve"> Custom R functions to partition interaction turnover into the various components are available on GitHub at: </w:t>
      </w:r>
    </w:p>
    <w:p w14:paraId="5A49043F" w14:textId="1A57C18D" w:rsidR="000B7FCD" w:rsidRDefault="000B7FCD" w:rsidP="00604D8E">
      <w:pPr>
        <w:spacing w:line="480" w:lineRule="auto"/>
        <w:rPr>
          <w:rFonts w:ascii="Times New Roman" w:hAnsi="Times New Roman" w:cs="Times New Roman"/>
        </w:rPr>
      </w:pPr>
      <w:r w:rsidRPr="000B7FCD">
        <w:rPr>
          <w:rFonts w:ascii="Times New Roman" w:hAnsi="Times New Roman" w:cs="Times New Roman"/>
        </w:rPr>
        <w:t xml:space="preserve">Owing to nonlinearity between </w:t>
      </w:r>
      <w:r>
        <w:rPr>
          <w:rFonts w:ascii="Times New Roman" w:hAnsi="Times New Roman" w:cs="Times New Roman"/>
        </w:rPr>
        <w:t>plant driven (</w:t>
      </w:r>
      <w:proofErr w:type="spellStart"/>
      <w:r>
        <w:rPr>
          <w:rFonts w:ascii="Times New Roman" w:hAnsi="Times New Roman" w:cs="Times New Roman"/>
          <w:i/>
          <w:iCs/>
        </w:rPr>
        <w:t>T</w:t>
      </w:r>
      <w:r>
        <w:rPr>
          <w:rFonts w:ascii="Times New Roman" w:hAnsi="Times New Roman" w:cs="Times New Roman"/>
          <w:i/>
          <w:iCs/>
          <w:vertAlign w:val="subscript"/>
        </w:rPr>
        <w:t>pla</w:t>
      </w:r>
      <w:proofErr w:type="spellEnd"/>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and pollinator driven (</w:t>
      </w:r>
      <w:proofErr w:type="spellStart"/>
      <w:r>
        <w:rPr>
          <w:rFonts w:ascii="Times New Roman" w:hAnsi="Times New Roman" w:cs="Times New Roman"/>
          <w:i/>
          <w:iCs/>
        </w:rPr>
        <w:t>T</w:t>
      </w:r>
      <w:r>
        <w:rPr>
          <w:rFonts w:ascii="Times New Roman" w:hAnsi="Times New Roman" w:cs="Times New Roman"/>
          <w:i/>
          <w:iCs/>
          <w:vertAlign w:val="subscript"/>
        </w:rPr>
        <w:t>pol</w:t>
      </w:r>
      <w:proofErr w:type="spellEnd"/>
      <w:r>
        <w:rPr>
          <w:rFonts w:ascii="Times New Roman" w:hAnsi="Times New Roman" w:cs="Times New Roman"/>
        </w:rPr>
        <w:t>) turnover</w:t>
      </w:r>
      <w:r w:rsidR="00A02D5F">
        <w:rPr>
          <w:rFonts w:ascii="Times New Roman" w:hAnsi="Times New Roman" w:cs="Times New Roman"/>
        </w:rPr>
        <w:t>,</w:t>
      </w:r>
      <w:r>
        <w:rPr>
          <w:rFonts w:ascii="Times New Roman" w:hAnsi="Times New Roman" w:cs="Times New Roman"/>
        </w:rPr>
        <w:t xml:space="preserve"> and both geographical distance and anthropogenic environmental distance,</w:t>
      </w:r>
      <w:r w:rsidRPr="000B7FCD">
        <w:rPr>
          <w:rFonts w:ascii="Times New Roman" w:hAnsi="Times New Roman" w:cs="Times New Roman"/>
        </w:rPr>
        <w:t xml:space="preserve"> we used Local Regression</w:t>
      </w:r>
      <w:r>
        <w:rPr>
          <w:rFonts w:ascii="Times New Roman" w:hAnsi="Times New Roman" w:cs="Times New Roman"/>
        </w:rPr>
        <w:t xml:space="preserve"> (loess)</w:t>
      </w:r>
      <w:r w:rsidR="00A729BC">
        <w:rPr>
          <w:rFonts w:ascii="Times New Roman" w:hAnsi="Times New Roman" w:cs="Times New Roman"/>
        </w:rPr>
        <w:t xml:space="preserve"> which was </w:t>
      </w:r>
      <w:r w:rsidRPr="000B7FCD">
        <w:rPr>
          <w:rFonts w:ascii="Times New Roman" w:hAnsi="Times New Roman" w:cs="Times New Roman"/>
        </w:rPr>
        <w:t xml:space="preserve">evaluated with confidence intervals calculated </w:t>
      </w:r>
      <w:r w:rsidR="00A729BC">
        <w:rPr>
          <w:rFonts w:ascii="Times New Roman" w:hAnsi="Times New Roman" w:cs="Times New Roman"/>
        </w:rPr>
        <w:t>using</w:t>
      </w:r>
      <w:r w:rsidRPr="000B7FCD">
        <w:rPr>
          <w:rFonts w:ascii="Times New Roman" w:hAnsi="Times New Roman" w:cs="Times New Roman"/>
        </w:rPr>
        <w:t xml:space="preserve"> bootstrap with replacement </w:t>
      </w:r>
      <w:r w:rsidR="00B4267C">
        <w:rPr>
          <w:rFonts w:ascii="Times New Roman" w:hAnsi="Times New Roman" w:cs="Times New Roman"/>
        </w:rPr>
        <w:t>(</w:t>
      </w:r>
      <w:proofErr w:type="spellStart"/>
      <w:r w:rsidR="00B4267C" w:rsidRPr="00B4267C">
        <w:rPr>
          <w:rFonts w:ascii="Times New Roman" w:hAnsi="Times New Roman" w:cs="Times New Roman"/>
        </w:rPr>
        <w:t>Wehrens</w:t>
      </w:r>
      <w:proofErr w:type="spellEnd"/>
      <w:r w:rsidR="00B4267C">
        <w:rPr>
          <w:rFonts w:ascii="Times New Roman" w:hAnsi="Times New Roman" w:cs="Times New Roman"/>
        </w:rPr>
        <w:t xml:space="preserve"> et al. 2000)</w:t>
      </w:r>
      <w:r w:rsidRPr="000B7FCD">
        <w:rPr>
          <w:rFonts w:ascii="Times New Roman" w:hAnsi="Times New Roman" w:cs="Times New Roman"/>
        </w:rPr>
        <w:t xml:space="preserve">. First, we estimated a </w:t>
      </w:r>
      <w:r w:rsidR="00B4267C">
        <w:rPr>
          <w:rFonts w:ascii="Times New Roman" w:hAnsi="Times New Roman" w:cs="Times New Roman"/>
        </w:rPr>
        <w:t>local regression</w:t>
      </w:r>
      <w:r w:rsidRPr="000B7FCD">
        <w:rPr>
          <w:rFonts w:ascii="Times New Roman" w:hAnsi="Times New Roman" w:cs="Times New Roman"/>
        </w:rPr>
        <w:t xml:space="preserve"> for the empirical data and </w:t>
      </w:r>
      <w:r w:rsidR="00B4267C">
        <w:rPr>
          <w:rFonts w:ascii="Times New Roman" w:hAnsi="Times New Roman" w:cs="Times New Roman"/>
        </w:rPr>
        <w:t>local regressions</w:t>
      </w:r>
      <w:r w:rsidRPr="000B7FCD">
        <w:rPr>
          <w:rFonts w:ascii="Times New Roman" w:hAnsi="Times New Roman" w:cs="Times New Roman"/>
        </w:rPr>
        <w:t xml:space="preserve"> for each of 10 000 permutations of the data. Second, ‘basic bootstrap confidence intervals’ </w:t>
      </w:r>
      <w:r w:rsidR="00B4267C">
        <w:rPr>
          <w:rFonts w:ascii="Times New Roman" w:hAnsi="Times New Roman" w:cs="Times New Roman"/>
        </w:rPr>
        <w:t>(</w:t>
      </w:r>
      <w:proofErr w:type="spellStart"/>
      <w:r w:rsidR="00B4267C" w:rsidRPr="00B4267C">
        <w:rPr>
          <w:rFonts w:ascii="Times New Roman" w:hAnsi="Times New Roman" w:cs="Times New Roman"/>
        </w:rPr>
        <w:t>Wehrens</w:t>
      </w:r>
      <w:proofErr w:type="spellEnd"/>
      <w:r w:rsidR="00B4267C">
        <w:rPr>
          <w:rFonts w:ascii="Times New Roman" w:hAnsi="Times New Roman" w:cs="Times New Roman"/>
        </w:rPr>
        <w:t xml:space="preserve"> et al. 2000) </w:t>
      </w:r>
      <w:r w:rsidRPr="000B7FCD">
        <w:rPr>
          <w:rFonts w:ascii="Times New Roman" w:hAnsi="Times New Roman" w:cs="Times New Roman"/>
        </w:rPr>
        <w:t>were calculated</w:t>
      </w:r>
      <w:r w:rsidR="00B4267C">
        <w:rPr>
          <w:rFonts w:ascii="Times New Roman" w:hAnsi="Times New Roman" w:cs="Times New Roman"/>
        </w:rPr>
        <w:t>.</w:t>
      </w:r>
    </w:p>
    <w:p w14:paraId="07378B90" w14:textId="21A6C2B2" w:rsidR="0003486F" w:rsidRPr="00B41A2D" w:rsidRDefault="00D72871" w:rsidP="00D1164B">
      <w:pPr>
        <w:pStyle w:val="Heading2"/>
        <w:numPr>
          <w:ilvl w:val="0"/>
          <w:numId w:val="17"/>
        </w:numPr>
        <w:spacing w:before="120" w:after="120" w:line="360" w:lineRule="auto"/>
        <w:ind w:hanging="357"/>
        <w:rPr>
          <w:rFonts w:ascii="Times New Roman" w:hAnsi="Times New Roman" w:cs="Times New Roman"/>
          <w:color w:val="auto"/>
          <w:sz w:val="24"/>
          <w:szCs w:val="24"/>
        </w:rPr>
      </w:pPr>
      <w:r w:rsidRPr="00B41A2D">
        <w:rPr>
          <w:rFonts w:ascii="Times New Roman" w:hAnsi="Times New Roman" w:cs="Times New Roman"/>
          <w:color w:val="auto"/>
          <w:sz w:val="24"/>
          <w:szCs w:val="24"/>
        </w:rPr>
        <w:t xml:space="preserve">Predicting </w:t>
      </w:r>
      <w:r w:rsidR="00B16AFE" w:rsidRPr="00B41A2D">
        <w:rPr>
          <w:rFonts w:ascii="Times New Roman" w:hAnsi="Times New Roman" w:cs="Times New Roman"/>
          <w:color w:val="auto"/>
          <w:sz w:val="24"/>
          <w:szCs w:val="24"/>
        </w:rPr>
        <w:t>Interaction Turnover</w:t>
      </w:r>
    </w:p>
    <w:p w14:paraId="0825B754" w14:textId="50B113AA" w:rsidR="00574B18" w:rsidRPr="0032146B" w:rsidRDefault="003A5E6C" w:rsidP="003A5E6C">
      <w:pPr>
        <w:spacing w:line="480" w:lineRule="auto"/>
      </w:pPr>
      <w:r w:rsidRPr="003A5E6C">
        <w:rPr>
          <w:rFonts w:ascii="Times New Roman" w:hAnsi="Times New Roman" w:cs="Times New Roman"/>
        </w:rPr>
        <w:t xml:space="preserve">For each unique interaction </w:t>
      </w:r>
      <w:r w:rsidR="00B41A2D" w:rsidRPr="00D72871">
        <w:rPr>
          <w:rFonts w:ascii="Times New Roman" w:hAnsi="Times New Roman" w:cs="Times New Roman"/>
        </w:rPr>
        <w:t xml:space="preserve">between a plant and a pollinator species </w:t>
      </w:r>
      <w:r w:rsidRPr="003A5E6C">
        <w:rPr>
          <w:rFonts w:ascii="Times New Roman" w:hAnsi="Times New Roman" w:cs="Times New Roman"/>
        </w:rPr>
        <w:t xml:space="preserve">observed, we isolated the site pairs where rewiring and each of the components of species driven interaction turnover occurred. </w:t>
      </w:r>
      <w:r w:rsidR="00B41A2D" w:rsidRPr="00D72871">
        <w:rPr>
          <w:rFonts w:ascii="Times New Roman" w:hAnsi="Times New Roman" w:cs="Times New Roman"/>
        </w:rPr>
        <w:t xml:space="preserve">Thus, for each </w:t>
      </w:r>
      <w:r w:rsidR="00B41A2D">
        <w:rPr>
          <w:rFonts w:ascii="Times New Roman" w:hAnsi="Times New Roman" w:cs="Times New Roman"/>
        </w:rPr>
        <w:t>unique interaction</w:t>
      </w:r>
      <w:r w:rsidR="00B41A2D" w:rsidRPr="00D72871">
        <w:rPr>
          <w:rFonts w:ascii="Times New Roman" w:hAnsi="Times New Roman" w:cs="Times New Roman"/>
        </w:rPr>
        <w:t xml:space="preserve">, we obtained </w:t>
      </w:r>
      <w:r w:rsidR="00B41A2D">
        <w:rPr>
          <w:rFonts w:ascii="Times New Roman" w:hAnsi="Times New Roman" w:cs="Times New Roman"/>
        </w:rPr>
        <w:t>twenty events</w:t>
      </w:r>
      <w:r w:rsidR="00B41A2D" w:rsidRPr="00D72871">
        <w:rPr>
          <w:rFonts w:ascii="Times New Roman" w:hAnsi="Times New Roman" w:cs="Times New Roman"/>
        </w:rPr>
        <w:t xml:space="preserve"> of interaction turnover or interaction </w:t>
      </w:r>
      <w:r w:rsidR="00B41A2D">
        <w:rPr>
          <w:rFonts w:ascii="Times New Roman" w:hAnsi="Times New Roman" w:cs="Times New Roman"/>
        </w:rPr>
        <w:t xml:space="preserve">constancy between site pairs, with interaction turnover being split into its constituent drivers. </w:t>
      </w:r>
      <w:r w:rsidR="00B41A2D" w:rsidRPr="00D72871">
        <w:rPr>
          <w:rFonts w:ascii="Times New Roman" w:hAnsi="Times New Roman" w:cs="Times New Roman"/>
        </w:rPr>
        <w:t>Each data entry is therefore an interaction</w:t>
      </w:r>
      <w:r w:rsidR="00A02D5F">
        <w:rPr>
          <w:rFonts w:ascii="Times New Roman" w:hAnsi="Times New Roman" w:cs="Times New Roman"/>
        </w:rPr>
        <w:t>-</w:t>
      </w:r>
      <w:r w:rsidR="00B41A2D" w:rsidRPr="00D72871">
        <w:rPr>
          <w:rFonts w:ascii="Times New Roman" w:hAnsi="Times New Roman" w:cs="Times New Roman"/>
        </w:rPr>
        <w:t>specific site-pair combination.</w:t>
      </w:r>
    </w:p>
    <w:p w14:paraId="018D5FE3" w14:textId="42180DB7" w:rsidR="006A24D8" w:rsidRPr="00D72871" w:rsidRDefault="00B41A2D" w:rsidP="006A24D8">
      <w:pPr>
        <w:spacing w:line="480" w:lineRule="auto"/>
        <w:rPr>
          <w:rFonts w:ascii="Times New Roman" w:hAnsi="Times New Roman" w:cs="Times New Roman"/>
        </w:rPr>
      </w:pPr>
      <w:r>
        <w:rPr>
          <w:rFonts w:ascii="Times New Roman" w:hAnsi="Times New Roman" w:cs="Times New Roman"/>
        </w:rPr>
        <w:t>W</w:t>
      </w:r>
      <w:r w:rsidR="00D72871" w:rsidRPr="00D72871">
        <w:rPr>
          <w:rFonts w:ascii="Times New Roman" w:hAnsi="Times New Roman" w:cs="Times New Roman"/>
        </w:rPr>
        <w:t xml:space="preserve">e tested </w:t>
      </w:r>
      <w:r w:rsidR="00D72871">
        <w:rPr>
          <w:rFonts w:ascii="Times New Roman" w:hAnsi="Times New Roman" w:cs="Times New Roman"/>
        </w:rPr>
        <w:t xml:space="preserve">an </w:t>
      </w:r>
      <w:r w:rsidR="00D72871" w:rsidRPr="00D72871">
        <w:rPr>
          <w:rFonts w:ascii="Times New Roman" w:hAnsi="Times New Roman" w:cs="Times New Roman"/>
        </w:rPr>
        <w:t>interaction propert</w:t>
      </w:r>
      <w:r w:rsidR="00A8200F">
        <w:rPr>
          <w:rFonts w:ascii="Times New Roman" w:hAnsi="Times New Roman" w:cs="Times New Roman"/>
        </w:rPr>
        <w:t>y</w:t>
      </w:r>
      <w:r w:rsidR="00D72871" w:rsidRPr="00D72871">
        <w:rPr>
          <w:rFonts w:ascii="Times New Roman" w:hAnsi="Times New Roman" w:cs="Times New Roman"/>
        </w:rPr>
        <w:t xml:space="preserve"> (average interaction frequency)</w:t>
      </w:r>
      <w:r w:rsidR="00A8200F">
        <w:rPr>
          <w:rFonts w:ascii="Times New Roman" w:hAnsi="Times New Roman" w:cs="Times New Roman"/>
        </w:rPr>
        <w:t xml:space="preserve">, </w:t>
      </w:r>
      <w:r>
        <w:rPr>
          <w:rFonts w:ascii="Times New Roman" w:hAnsi="Times New Roman" w:cs="Times New Roman"/>
        </w:rPr>
        <w:t>four</w:t>
      </w:r>
      <w:r w:rsidR="00D72871" w:rsidRPr="00D72871">
        <w:rPr>
          <w:rFonts w:ascii="Times New Roman" w:hAnsi="Times New Roman" w:cs="Times New Roman"/>
        </w:rPr>
        <w:t xml:space="preserve"> site characteristics (the geographical distance between sites</w:t>
      </w:r>
      <w:r w:rsidR="00A8200F">
        <w:rPr>
          <w:rFonts w:ascii="Times New Roman" w:hAnsi="Times New Roman" w:cs="Times New Roman"/>
        </w:rPr>
        <w:t xml:space="preserve">, anthropogenic induced </w:t>
      </w:r>
      <w:r w:rsidR="00D72871">
        <w:rPr>
          <w:rFonts w:ascii="Times New Roman" w:hAnsi="Times New Roman" w:cs="Times New Roman"/>
        </w:rPr>
        <w:t xml:space="preserve">environmental </w:t>
      </w:r>
      <w:r w:rsidR="00A8200F">
        <w:rPr>
          <w:rFonts w:ascii="Times New Roman" w:hAnsi="Times New Roman" w:cs="Times New Roman"/>
        </w:rPr>
        <w:t>dissimilarity</w:t>
      </w:r>
      <w:r w:rsidR="00D72871">
        <w:rPr>
          <w:rFonts w:ascii="Times New Roman" w:hAnsi="Times New Roman" w:cs="Times New Roman"/>
        </w:rPr>
        <w:t xml:space="preserve"> between </w:t>
      </w:r>
      <w:r w:rsidR="00A8200F">
        <w:rPr>
          <w:rFonts w:ascii="Times New Roman" w:hAnsi="Times New Roman" w:cs="Times New Roman"/>
        </w:rPr>
        <w:t>sites</w:t>
      </w:r>
      <w:r>
        <w:rPr>
          <w:rFonts w:ascii="Times New Roman" w:hAnsi="Times New Roman" w:cs="Times New Roman"/>
        </w:rPr>
        <w:t>, the average impervious index of the site pair and the average agricultural index of the site pair</w:t>
      </w:r>
      <w:r w:rsidR="00D72871" w:rsidRPr="00D72871">
        <w:rPr>
          <w:rFonts w:ascii="Times New Roman" w:hAnsi="Times New Roman" w:cs="Times New Roman"/>
        </w:rPr>
        <w:t xml:space="preserve">) and </w:t>
      </w:r>
      <w:r w:rsidR="00A8200F">
        <w:rPr>
          <w:rFonts w:ascii="Times New Roman" w:hAnsi="Times New Roman" w:cs="Times New Roman"/>
        </w:rPr>
        <w:t>two ecological characteristics (</w:t>
      </w:r>
      <w:r w:rsidR="00A8200F" w:rsidRPr="00D72871">
        <w:rPr>
          <w:rFonts w:ascii="Times New Roman" w:hAnsi="Times New Roman" w:cs="Times New Roman"/>
        </w:rPr>
        <w:t>difference in flower abundance</w:t>
      </w:r>
      <w:r w:rsidR="00A8200F">
        <w:rPr>
          <w:rFonts w:ascii="Times New Roman" w:hAnsi="Times New Roman" w:cs="Times New Roman"/>
        </w:rPr>
        <w:t xml:space="preserve"> of the focal plant species between sites and whether the plant species was native or introduced) in </w:t>
      </w:r>
      <w:r w:rsidR="00D72871" w:rsidRPr="00D72871">
        <w:rPr>
          <w:rFonts w:ascii="Times New Roman" w:hAnsi="Times New Roman" w:cs="Times New Roman"/>
        </w:rPr>
        <w:t>their relation to the binary response variable of whether the interaction would turnover or not between site-pairs.</w:t>
      </w:r>
      <w:r w:rsidR="00F06303">
        <w:rPr>
          <w:rFonts w:ascii="Times New Roman" w:hAnsi="Times New Roman" w:cs="Times New Roman"/>
        </w:rPr>
        <w:t xml:space="preserve"> </w:t>
      </w:r>
      <w:r w:rsidR="006A24D8">
        <w:rPr>
          <w:rFonts w:ascii="Times New Roman" w:hAnsi="Times New Roman" w:cs="Times New Roman"/>
        </w:rPr>
        <w:t xml:space="preserve">Average interaction frequency, relative difference in floral abundance, spatial distance between site pairs and anthropogenic induced environmental dissimilarity were scaled and centred around 0 to ensure that the GLMM would converge. The absolute value of the relative difference in floral abundance was </w:t>
      </w:r>
      <w:r w:rsidR="0032146B">
        <w:rPr>
          <w:rFonts w:ascii="Times New Roman" w:hAnsi="Times New Roman" w:cs="Times New Roman"/>
        </w:rPr>
        <w:t>used</w:t>
      </w:r>
      <w:r w:rsidR="006A24D8">
        <w:rPr>
          <w:rFonts w:ascii="Times New Roman" w:hAnsi="Times New Roman" w:cs="Times New Roman"/>
        </w:rPr>
        <w:t>.</w:t>
      </w:r>
    </w:p>
    <w:p w14:paraId="4393010E" w14:textId="5D9DF4DE" w:rsidR="00F06303" w:rsidRPr="00363B0F" w:rsidRDefault="00F06303" w:rsidP="00D72871">
      <w:pPr>
        <w:spacing w:line="480" w:lineRule="auto"/>
        <w:rPr>
          <w:rFonts w:ascii="Times New Roman" w:hAnsi="Times New Roman" w:cs="Times New Roman"/>
          <w:bCs/>
        </w:rPr>
      </w:pPr>
      <w:r>
        <w:rPr>
          <w:rFonts w:ascii="Times New Roman" w:hAnsi="Times New Roman" w:cs="Times New Roman"/>
          <w:bCs/>
        </w:rPr>
        <w:t>For each of the drivers of interaction turnover (rewiring and species driven turnover decomposed into pollinator driven turnover, plant driven turnover and both plant and pollinator driven turnover)</w:t>
      </w:r>
      <w:r w:rsidR="00A02D5F">
        <w:rPr>
          <w:rFonts w:ascii="Times New Roman" w:hAnsi="Times New Roman" w:cs="Times New Roman"/>
          <w:bCs/>
        </w:rPr>
        <w:t>,</w:t>
      </w:r>
      <w:r>
        <w:rPr>
          <w:rFonts w:ascii="Times New Roman" w:hAnsi="Times New Roman" w:cs="Times New Roman"/>
          <w:bCs/>
        </w:rPr>
        <w:t xml:space="preserve"> we </w:t>
      </w:r>
      <w:r>
        <w:rPr>
          <w:rFonts w:ascii="Times New Roman" w:hAnsi="Times New Roman" w:cs="Times New Roman"/>
          <w:bCs/>
        </w:rPr>
        <w:lastRenderedPageBreak/>
        <w:t>fit</w:t>
      </w:r>
      <w:r w:rsidR="00A02D5F">
        <w:rPr>
          <w:rFonts w:ascii="Times New Roman" w:hAnsi="Times New Roman" w:cs="Times New Roman"/>
          <w:bCs/>
        </w:rPr>
        <w:t>ted</w:t>
      </w:r>
      <w:r>
        <w:rPr>
          <w:rFonts w:ascii="Times New Roman" w:hAnsi="Times New Roman" w:cs="Times New Roman"/>
          <w:bCs/>
        </w:rPr>
        <w:t xml:space="preserve"> binomial generalised mixed effects (GLMM) regression models to predict when an interaction turns over or stays constant. The purpose is twofold: 1) to </w:t>
      </w:r>
      <w:proofErr w:type="gramStart"/>
      <w:r>
        <w:rPr>
          <w:rFonts w:ascii="Times New Roman" w:hAnsi="Times New Roman" w:cs="Times New Roman"/>
          <w:bCs/>
        </w:rPr>
        <w:t>compare and contrast</w:t>
      </w:r>
      <w:proofErr w:type="gramEnd"/>
      <w:r>
        <w:rPr>
          <w:rFonts w:ascii="Times New Roman" w:hAnsi="Times New Roman" w:cs="Times New Roman"/>
          <w:bCs/>
        </w:rPr>
        <w:t xml:space="preserve"> the predictor variables that are correlated with each driver of interaction turnover and 2) to assess the importance of these predictor variables by carrying out a prediction exercise. The random effects in the GLMMs </w:t>
      </w:r>
      <w:r w:rsidR="00A02D5F">
        <w:rPr>
          <w:rFonts w:ascii="Times New Roman" w:hAnsi="Times New Roman" w:cs="Times New Roman"/>
          <w:bCs/>
        </w:rPr>
        <w:t xml:space="preserve">were </w:t>
      </w:r>
      <w:r>
        <w:rPr>
          <w:rFonts w:ascii="Times New Roman" w:hAnsi="Times New Roman" w:cs="Times New Roman"/>
          <w:bCs/>
        </w:rPr>
        <w:t>the site pair being compared, the pollinator species and the plant species involved in the interaction. To assess the importance of the fixed predictor variables in predicting when an interaction turns over, we split the data into training and test datasets and calculate the area under the receiver operating curve (AUC) in a binomial GLMM containing the predictors variables with a GLMM containing just the random effects. The receiver operating</w:t>
      </w:r>
      <w:r w:rsidRPr="00903103">
        <w:rPr>
          <w:rFonts w:ascii="Times New Roman" w:hAnsi="Times New Roman" w:cs="Times New Roman"/>
          <w:bCs/>
        </w:rPr>
        <w:t xml:space="preserve"> curve </w:t>
      </w:r>
      <w:r w:rsidR="00A02D5F">
        <w:rPr>
          <w:rFonts w:ascii="Times New Roman" w:hAnsi="Times New Roman" w:cs="Times New Roman"/>
          <w:bCs/>
        </w:rPr>
        <w:t>was</w:t>
      </w:r>
      <w:r w:rsidR="00A02D5F" w:rsidRPr="00903103">
        <w:rPr>
          <w:rFonts w:ascii="Times New Roman" w:hAnsi="Times New Roman" w:cs="Times New Roman"/>
          <w:bCs/>
        </w:rPr>
        <w:t xml:space="preserve"> </w:t>
      </w:r>
      <w:r w:rsidRPr="00903103">
        <w:rPr>
          <w:rFonts w:ascii="Times New Roman" w:hAnsi="Times New Roman" w:cs="Times New Roman"/>
          <w:bCs/>
        </w:rPr>
        <w:t>created by plotting the</w:t>
      </w:r>
      <w:r>
        <w:rPr>
          <w:rFonts w:ascii="Times New Roman" w:hAnsi="Times New Roman" w:cs="Times New Roman"/>
          <w:bCs/>
        </w:rPr>
        <w:t xml:space="preserve"> </w:t>
      </w:r>
      <w:r w:rsidRPr="00903103">
        <w:rPr>
          <w:rFonts w:ascii="Times New Roman" w:hAnsi="Times New Roman" w:cs="Times New Roman"/>
          <w:bCs/>
        </w:rPr>
        <w:t xml:space="preserve">true </w:t>
      </w:r>
      <w:r>
        <w:rPr>
          <w:rFonts w:ascii="Times New Roman" w:hAnsi="Times New Roman" w:cs="Times New Roman"/>
          <w:bCs/>
        </w:rPr>
        <w:t>p</w:t>
      </w:r>
      <w:r w:rsidRPr="00903103">
        <w:rPr>
          <w:rFonts w:ascii="Times New Roman" w:hAnsi="Times New Roman" w:cs="Times New Roman"/>
          <w:bCs/>
        </w:rPr>
        <w:t>ositive rate</w:t>
      </w:r>
      <w:r>
        <w:rPr>
          <w:rFonts w:ascii="Times New Roman" w:hAnsi="Times New Roman" w:cs="Times New Roman"/>
          <w:bCs/>
        </w:rPr>
        <w:t xml:space="preserve"> (TPR)</w:t>
      </w:r>
      <w:r w:rsidRPr="00903103">
        <w:rPr>
          <w:rFonts w:ascii="Times New Roman" w:hAnsi="Times New Roman" w:cs="Times New Roman"/>
          <w:bCs/>
        </w:rPr>
        <w:t xml:space="preserve"> against the</w:t>
      </w:r>
      <w:r>
        <w:rPr>
          <w:rFonts w:ascii="Times New Roman" w:hAnsi="Times New Roman" w:cs="Times New Roman"/>
          <w:bCs/>
        </w:rPr>
        <w:t xml:space="preserve"> </w:t>
      </w:r>
      <w:r w:rsidRPr="00903103">
        <w:rPr>
          <w:rFonts w:ascii="Times New Roman" w:hAnsi="Times New Roman" w:cs="Times New Roman"/>
          <w:bCs/>
        </w:rPr>
        <w:t>false positive rate</w:t>
      </w:r>
      <w:r>
        <w:rPr>
          <w:rFonts w:ascii="Times New Roman" w:hAnsi="Times New Roman" w:cs="Times New Roman"/>
          <w:bCs/>
        </w:rPr>
        <w:t xml:space="preserve"> (FPR)</w:t>
      </w:r>
      <w:r w:rsidRPr="00903103">
        <w:rPr>
          <w:rFonts w:ascii="Times New Roman" w:hAnsi="Times New Roman" w:cs="Times New Roman"/>
          <w:bCs/>
        </w:rPr>
        <w:t xml:space="preserve"> at various threshold settings</w:t>
      </w:r>
      <w:r>
        <w:rPr>
          <w:rFonts w:ascii="Times New Roman" w:hAnsi="Times New Roman" w:cs="Times New Roman"/>
          <w:bCs/>
        </w:rPr>
        <w:t xml:space="preserve">. </w:t>
      </w:r>
      <w:r w:rsidRPr="00903103">
        <w:rPr>
          <w:rFonts w:ascii="Times New Roman" w:hAnsi="Times New Roman" w:cs="Times New Roman"/>
          <w:bCs/>
        </w:rPr>
        <w:t xml:space="preserve">For a given threshold value, the closer the corresponding point in the ROC space is to the upper left angle (FPR = 0, TPR = 1), the more accurate the model can </w:t>
      </w:r>
      <w:proofErr w:type="gramStart"/>
      <w:r w:rsidRPr="00903103">
        <w:rPr>
          <w:rFonts w:ascii="Times New Roman" w:hAnsi="Times New Roman" w:cs="Times New Roman"/>
          <w:bCs/>
        </w:rPr>
        <w:t>be considered</w:t>
      </w:r>
      <w:r w:rsidR="00A02D5F">
        <w:rPr>
          <w:rFonts w:ascii="Times New Roman" w:hAnsi="Times New Roman" w:cs="Times New Roman"/>
          <w:bCs/>
        </w:rPr>
        <w:t xml:space="preserve"> to be</w:t>
      </w:r>
      <w:proofErr w:type="gramEnd"/>
      <w:r w:rsidRPr="00903103">
        <w:rPr>
          <w:rFonts w:ascii="Times New Roman" w:hAnsi="Times New Roman" w:cs="Times New Roman"/>
          <w:bCs/>
        </w:rPr>
        <w:t xml:space="preserve">. Thus, an indication of the overall model performance is given by the Area Under Curve </w:t>
      </w:r>
      <w:r w:rsidR="00363B0F">
        <w:rPr>
          <w:rFonts w:ascii="Times New Roman" w:hAnsi="Times New Roman" w:cs="Times New Roman"/>
          <w:bCs/>
        </w:rPr>
        <w:t>(</w:t>
      </w:r>
      <w:r w:rsidRPr="00903103">
        <w:rPr>
          <w:rFonts w:ascii="Times New Roman" w:hAnsi="Times New Roman" w:cs="Times New Roman"/>
          <w:bCs/>
        </w:rPr>
        <w:t>AUC</w:t>
      </w:r>
      <w:r w:rsidR="00363B0F">
        <w:rPr>
          <w:rFonts w:ascii="Times New Roman" w:hAnsi="Times New Roman" w:cs="Times New Roman"/>
          <w:bCs/>
        </w:rPr>
        <w:t xml:space="preserve">) </w:t>
      </w:r>
      <w:r w:rsidRPr="00903103">
        <w:rPr>
          <w:rFonts w:ascii="Times New Roman" w:hAnsi="Times New Roman" w:cs="Times New Roman"/>
          <w:bCs/>
        </w:rPr>
        <w:t>index (Hanley and McNeil, 1982)</w:t>
      </w:r>
      <w:r w:rsidR="00363B0F">
        <w:rPr>
          <w:rFonts w:ascii="Times New Roman" w:hAnsi="Times New Roman" w:cs="Times New Roman"/>
          <w:bCs/>
        </w:rPr>
        <w:t xml:space="preserve">. AUC is </w:t>
      </w:r>
      <w:r w:rsidRPr="00903103">
        <w:rPr>
          <w:rFonts w:ascii="Times New Roman" w:hAnsi="Times New Roman" w:cs="Times New Roman"/>
          <w:bCs/>
        </w:rPr>
        <w:t>computed by numerical integration of the curve f = TPR(FPR).</w:t>
      </w:r>
      <w:r w:rsidR="006A24D8">
        <w:rPr>
          <w:rFonts w:ascii="Times New Roman" w:hAnsi="Times New Roman" w:cs="Times New Roman"/>
          <w:bCs/>
        </w:rPr>
        <w:t xml:space="preserve"> Finally, a binomial GLM was fit</w:t>
      </w:r>
      <w:r w:rsidR="00A02D5F">
        <w:rPr>
          <w:rFonts w:ascii="Times New Roman" w:hAnsi="Times New Roman" w:cs="Times New Roman"/>
          <w:bCs/>
        </w:rPr>
        <w:t>ted</w:t>
      </w:r>
      <w:r w:rsidR="006A24D8">
        <w:rPr>
          <w:rFonts w:ascii="Times New Roman" w:hAnsi="Times New Roman" w:cs="Times New Roman"/>
          <w:bCs/>
        </w:rPr>
        <w:t xml:space="preserve"> to assess the predictive performance of the fixed effects in the absence of the random effects. By comparing the AUC values generated from the three models it is possible to assess the importance of the fixed and random effects in predicting each driver of interaction turnover.</w:t>
      </w:r>
      <w:r w:rsidR="00DE38F0">
        <w:rPr>
          <w:rFonts w:ascii="Times New Roman" w:hAnsi="Times New Roman" w:cs="Times New Roman"/>
          <w:bCs/>
        </w:rPr>
        <w:t xml:space="preserve"> </w:t>
      </w:r>
      <w:r w:rsidR="00A02D5F">
        <w:rPr>
          <w:rFonts w:ascii="Times New Roman" w:hAnsi="Times New Roman" w:cs="Times New Roman"/>
          <w:bCs/>
        </w:rPr>
        <w:t>(</w:t>
      </w:r>
      <w:r w:rsidR="00DE38F0">
        <w:rPr>
          <w:rFonts w:ascii="Times New Roman" w:hAnsi="Times New Roman" w:cs="Times New Roman"/>
          <w:bCs/>
        </w:rPr>
        <w:t xml:space="preserve">See Prediction of Interaction Turnover of the Supplementary Materials for further information on model development, </w:t>
      </w:r>
      <w:proofErr w:type="gramStart"/>
      <w:r w:rsidR="00DE38F0">
        <w:rPr>
          <w:rFonts w:ascii="Times New Roman" w:hAnsi="Times New Roman" w:cs="Times New Roman"/>
          <w:bCs/>
        </w:rPr>
        <w:t>validation</w:t>
      </w:r>
      <w:proofErr w:type="gramEnd"/>
      <w:r w:rsidR="00DE38F0">
        <w:rPr>
          <w:rFonts w:ascii="Times New Roman" w:hAnsi="Times New Roman" w:cs="Times New Roman"/>
          <w:bCs/>
        </w:rPr>
        <w:t xml:space="preserve"> and fitting.</w:t>
      </w:r>
      <w:r w:rsidR="00A02D5F">
        <w:rPr>
          <w:rFonts w:ascii="Times New Roman" w:hAnsi="Times New Roman" w:cs="Times New Roman"/>
          <w:bCs/>
        </w:rPr>
        <w:t>)</w:t>
      </w:r>
    </w:p>
    <w:p w14:paraId="752C2E91" w14:textId="25263978" w:rsidR="00D72871" w:rsidRDefault="00D72871" w:rsidP="00D72871">
      <w:pPr>
        <w:spacing w:line="480" w:lineRule="auto"/>
        <w:rPr>
          <w:rFonts w:ascii="Times New Roman" w:hAnsi="Times New Roman" w:cs="Times New Roman"/>
        </w:rPr>
      </w:pPr>
      <w:bookmarkStart w:id="3" w:name="article1.body1.sec2.sec3.p4"/>
      <w:bookmarkEnd w:id="3"/>
      <w:r w:rsidRPr="00D72871">
        <w:rPr>
          <w:rFonts w:ascii="Times New Roman" w:hAnsi="Times New Roman" w:cs="Times New Roman"/>
        </w:rPr>
        <w:t>Average interaction frequency is the average of how frequently a given pairwise interaction is observed when both species are present at a site. This measure is therefore a property of the given interaction</w:t>
      </w:r>
      <w:r w:rsidR="00363B0F">
        <w:rPr>
          <w:rFonts w:ascii="Times New Roman" w:hAnsi="Times New Roman" w:cs="Times New Roman"/>
        </w:rPr>
        <w:t>.</w:t>
      </w:r>
      <w:r w:rsidRPr="00D72871">
        <w:rPr>
          <w:rFonts w:ascii="Times New Roman" w:hAnsi="Times New Roman" w:cs="Times New Roman"/>
        </w:rPr>
        <w:t xml:space="preserve"> </w:t>
      </w:r>
      <w:r w:rsidR="00363B0F">
        <w:rPr>
          <w:rFonts w:ascii="Times New Roman" w:hAnsi="Times New Roman" w:cs="Times New Roman"/>
        </w:rPr>
        <w:t>E</w:t>
      </w:r>
      <w:r w:rsidRPr="00D72871">
        <w:rPr>
          <w:rFonts w:ascii="Times New Roman" w:hAnsi="Times New Roman" w:cs="Times New Roman"/>
        </w:rPr>
        <w:t xml:space="preserve">ach unique interaction of the entire system (the </w:t>
      </w:r>
      <w:proofErr w:type="spellStart"/>
      <w:r w:rsidRPr="00D72871">
        <w:rPr>
          <w:rFonts w:ascii="Times New Roman" w:hAnsi="Times New Roman" w:cs="Times New Roman"/>
        </w:rPr>
        <w:t>metaweb</w:t>
      </w:r>
      <w:proofErr w:type="spellEnd"/>
      <w:r w:rsidRPr="00D72871">
        <w:rPr>
          <w:rFonts w:ascii="Times New Roman" w:hAnsi="Times New Roman" w:cs="Times New Roman"/>
        </w:rPr>
        <w:t>,</w:t>
      </w:r>
      <w:r w:rsidR="00B16AFE">
        <w:rPr>
          <w:rFonts w:ascii="Times New Roman" w:hAnsi="Times New Roman" w:cs="Times New Roman"/>
        </w:rPr>
        <w:t xml:space="preserve"> </w:t>
      </w:r>
      <w:proofErr w:type="spellStart"/>
      <w:r w:rsidRPr="00D72871">
        <w:rPr>
          <w:rFonts w:ascii="Times New Roman" w:hAnsi="Times New Roman" w:cs="Times New Roman"/>
          <w:i/>
          <w:iCs/>
        </w:rPr>
        <w:t>sensu</w:t>
      </w:r>
      <w:proofErr w:type="spellEnd"/>
      <w:r w:rsidR="00B16AFE">
        <w:rPr>
          <w:rFonts w:ascii="Times New Roman" w:hAnsi="Times New Roman" w:cs="Times New Roman"/>
        </w:rPr>
        <w:t xml:space="preserve"> </w:t>
      </w:r>
      <w:r w:rsidR="007A52D7">
        <w:rPr>
          <w:rFonts w:ascii="Times New Roman" w:hAnsi="Times New Roman" w:cs="Times New Roman"/>
        </w:rPr>
        <w:t>(</w:t>
      </w:r>
      <w:r w:rsidR="00A8200F" w:rsidRPr="006A24D8">
        <w:rPr>
          <w:rFonts w:ascii="Times New Roman" w:hAnsi="Times New Roman" w:cs="Times New Roman"/>
        </w:rPr>
        <w:t>Dunne 2006</w:t>
      </w:r>
      <w:r w:rsidRPr="00D72871">
        <w:rPr>
          <w:rFonts w:ascii="Times New Roman" w:hAnsi="Times New Roman" w:cs="Times New Roman"/>
        </w:rPr>
        <w:t>)</w:t>
      </w:r>
      <w:r w:rsidR="007A52D7">
        <w:rPr>
          <w:rFonts w:ascii="Times New Roman" w:hAnsi="Times New Roman" w:cs="Times New Roman"/>
        </w:rPr>
        <w:t>)</w:t>
      </w:r>
      <w:r w:rsidRPr="00D72871">
        <w:rPr>
          <w:rFonts w:ascii="Times New Roman" w:hAnsi="Times New Roman" w:cs="Times New Roman"/>
        </w:rPr>
        <w:t xml:space="preserve"> thus has an average interaction frequency. It was calculated as the sum of all the interaction frequencies registered between two </w:t>
      </w:r>
      <w:r w:rsidR="00A8200F">
        <w:rPr>
          <w:rFonts w:ascii="Times New Roman" w:hAnsi="Times New Roman" w:cs="Times New Roman"/>
        </w:rPr>
        <w:t>focal</w:t>
      </w:r>
      <w:r w:rsidRPr="00D72871">
        <w:rPr>
          <w:rFonts w:ascii="Times New Roman" w:hAnsi="Times New Roman" w:cs="Times New Roman"/>
        </w:rPr>
        <w:t xml:space="preserve"> species (</w:t>
      </w:r>
      <w:proofErr w:type="gramStart"/>
      <w:r w:rsidRPr="00D72871">
        <w:rPr>
          <w:rFonts w:ascii="Times New Roman" w:hAnsi="Times New Roman" w:cs="Times New Roman"/>
        </w:rPr>
        <w:t>i.e.</w:t>
      </w:r>
      <w:proofErr w:type="gramEnd"/>
      <w:r w:rsidRPr="00D72871">
        <w:rPr>
          <w:rFonts w:ascii="Times New Roman" w:hAnsi="Times New Roman" w:cs="Times New Roman"/>
        </w:rPr>
        <w:t xml:space="preserve"> the interaction frequency in the </w:t>
      </w:r>
      <w:proofErr w:type="spellStart"/>
      <w:r w:rsidRPr="00D72871">
        <w:rPr>
          <w:rFonts w:ascii="Times New Roman" w:hAnsi="Times New Roman" w:cs="Times New Roman"/>
        </w:rPr>
        <w:t>metaweb</w:t>
      </w:r>
      <w:proofErr w:type="spellEnd"/>
      <w:r w:rsidRPr="00D72871">
        <w:rPr>
          <w:rFonts w:ascii="Times New Roman" w:hAnsi="Times New Roman" w:cs="Times New Roman"/>
        </w:rPr>
        <w:t xml:space="preserve">) divided by the number of sites where both species occur (interacting or not). For a given interaction specific site-pair combination we calculated the difference in flower abundance between sites by subtracting the flower abundance of the one site from that of the other. This was then standardized by the total number of </w:t>
      </w:r>
      <w:r w:rsidRPr="00D72871">
        <w:rPr>
          <w:rFonts w:ascii="Times New Roman" w:hAnsi="Times New Roman" w:cs="Times New Roman"/>
        </w:rPr>
        <w:lastRenderedPageBreak/>
        <w:t xml:space="preserve">flowers for both sites for that species </w:t>
      </w:r>
      <w:proofErr w:type="gramStart"/>
      <w:r w:rsidRPr="00D72871">
        <w:rPr>
          <w:rFonts w:ascii="Times New Roman" w:hAnsi="Times New Roman" w:cs="Times New Roman"/>
        </w:rPr>
        <w:t>in order to</w:t>
      </w:r>
      <w:proofErr w:type="gramEnd"/>
      <w:r w:rsidRPr="00D72871">
        <w:rPr>
          <w:rFonts w:ascii="Times New Roman" w:hAnsi="Times New Roman" w:cs="Times New Roman"/>
        </w:rPr>
        <w:t xml:space="preserve"> get a measure of the relative change in flower abundance. This relative difference was used as an explanatory variable in the model.</w:t>
      </w:r>
      <w:r w:rsidR="00DA2082">
        <w:rPr>
          <w:rFonts w:ascii="Times New Roman" w:hAnsi="Times New Roman" w:cs="Times New Roman"/>
        </w:rPr>
        <w:t xml:space="preserve"> Anthropogenic induced environmental dissimilarity was measured by creating a dissimilarity matrix for each site pair based on the percentage cover of impervious surface (degree of urbanisation), percentage cover of semi-natural grassland (degree of naturalness), and average field size (degree of agricultural intensification). </w:t>
      </w:r>
      <w:r w:rsidR="00B60F45">
        <w:rPr>
          <w:rFonts w:ascii="Times New Roman" w:hAnsi="Times New Roman" w:cs="Times New Roman"/>
        </w:rPr>
        <w:t>The anthropogenic environmental dissimilarity</w:t>
      </w:r>
      <w:r w:rsidR="00DA2082">
        <w:rPr>
          <w:rFonts w:ascii="Times New Roman" w:hAnsi="Times New Roman" w:cs="Times New Roman"/>
        </w:rPr>
        <w:t xml:space="preserve"> index thus represents how different the site pairs are in their land use, however, by using a dissimilarity matrix it does</w:t>
      </w:r>
      <w:r w:rsidR="00132857">
        <w:rPr>
          <w:rFonts w:ascii="Times New Roman" w:hAnsi="Times New Roman" w:cs="Times New Roman"/>
        </w:rPr>
        <w:t xml:space="preserve"> </w:t>
      </w:r>
      <w:r w:rsidR="00DA2082">
        <w:rPr>
          <w:rFonts w:ascii="Times New Roman" w:hAnsi="Times New Roman" w:cs="Times New Roman"/>
        </w:rPr>
        <w:t>n</w:t>
      </w:r>
      <w:r w:rsidR="00132857">
        <w:rPr>
          <w:rFonts w:ascii="Times New Roman" w:hAnsi="Times New Roman" w:cs="Times New Roman"/>
        </w:rPr>
        <w:t>o</w:t>
      </w:r>
      <w:r w:rsidR="00DA2082">
        <w:rPr>
          <w:rFonts w:ascii="Times New Roman" w:hAnsi="Times New Roman" w:cs="Times New Roman"/>
        </w:rPr>
        <w:t>t distinguish the type of land use</w:t>
      </w:r>
      <w:r w:rsidR="00B60F45">
        <w:rPr>
          <w:rFonts w:ascii="Times New Roman" w:hAnsi="Times New Roman" w:cs="Times New Roman"/>
        </w:rPr>
        <w:t xml:space="preserve"> being contrasted</w:t>
      </w:r>
      <w:r w:rsidR="00DA2082">
        <w:rPr>
          <w:rFonts w:ascii="Times New Roman" w:hAnsi="Times New Roman" w:cs="Times New Roman"/>
        </w:rPr>
        <w:t xml:space="preserve"> between site pairs. Thus, we </w:t>
      </w:r>
      <w:r w:rsidR="006A24D8">
        <w:rPr>
          <w:rFonts w:ascii="Times New Roman" w:hAnsi="Times New Roman" w:cs="Times New Roman"/>
        </w:rPr>
        <w:t>include</w:t>
      </w:r>
      <w:r w:rsidR="00132857">
        <w:rPr>
          <w:rFonts w:ascii="Times New Roman" w:hAnsi="Times New Roman" w:cs="Times New Roman"/>
        </w:rPr>
        <w:t>d</w:t>
      </w:r>
      <w:r w:rsidR="006A24D8">
        <w:rPr>
          <w:rFonts w:ascii="Times New Roman" w:hAnsi="Times New Roman" w:cs="Times New Roman"/>
        </w:rPr>
        <w:t xml:space="preserve"> the average impervious index and the average agricultural index of the site pair to measure the impact of each of these gradients. </w:t>
      </w:r>
      <w:r w:rsidR="00B60F45">
        <w:rPr>
          <w:rFonts w:ascii="Times New Roman" w:hAnsi="Times New Roman" w:cs="Times New Roman"/>
        </w:rPr>
        <w:t xml:space="preserve">As many of the plant species in the Dublin region are introduced, a plant origin (native versus introduced) factor </w:t>
      </w:r>
      <w:r w:rsidR="00132857">
        <w:rPr>
          <w:rFonts w:ascii="Times New Roman" w:hAnsi="Times New Roman" w:cs="Times New Roman"/>
        </w:rPr>
        <w:t xml:space="preserve">was </w:t>
      </w:r>
      <w:r w:rsidR="00B60F45">
        <w:rPr>
          <w:rFonts w:ascii="Times New Roman" w:hAnsi="Times New Roman" w:cs="Times New Roman"/>
        </w:rPr>
        <w:t>included in the model to determine whether the co-evolutionary history of plant-pollinator interactions impact</w:t>
      </w:r>
      <w:r w:rsidR="00132857">
        <w:rPr>
          <w:rFonts w:ascii="Times New Roman" w:hAnsi="Times New Roman" w:cs="Times New Roman"/>
        </w:rPr>
        <w:t>ed</w:t>
      </w:r>
      <w:r w:rsidR="00B60F45">
        <w:rPr>
          <w:rFonts w:ascii="Times New Roman" w:hAnsi="Times New Roman" w:cs="Times New Roman"/>
        </w:rPr>
        <w:t xml:space="preserve"> the likelihood of interaction turnover</w:t>
      </w:r>
      <w:r w:rsidRPr="00D72871">
        <w:rPr>
          <w:rFonts w:ascii="Times New Roman" w:hAnsi="Times New Roman" w:cs="Times New Roman"/>
        </w:rPr>
        <w:t xml:space="preserve">. Geographical distance was </w:t>
      </w:r>
      <w:r w:rsidR="00B60F45">
        <w:rPr>
          <w:rFonts w:ascii="Times New Roman" w:hAnsi="Times New Roman" w:cs="Times New Roman"/>
        </w:rPr>
        <w:t xml:space="preserve">calculated as </w:t>
      </w:r>
      <w:r w:rsidRPr="00D72871">
        <w:rPr>
          <w:rFonts w:ascii="Times New Roman" w:hAnsi="Times New Roman" w:cs="Times New Roman"/>
        </w:rPr>
        <w:t xml:space="preserve">the Euclidean distance between a site-pair. </w:t>
      </w:r>
    </w:p>
    <w:p w14:paraId="468DD96D" w14:textId="17214D04" w:rsidR="00E6674D" w:rsidRDefault="007F1883" w:rsidP="00D72871">
      <w:pPr>
        <w:spacing w:line="480" w:lineRule="auto"/>
        <w:rPr>
          <w:rFonts w:ascii="Times New Roman" w:hAnsi="Times New Roman" w:cs="Times New Roman"/>
        </w:rPr>
      </w:pPr>
      <w:r>
        <w:rPr>
          <w:rFonts w:ascii="Times New Roman" w:hAnsi="Times New Roman" w:cs="Times New Roman"/>
        </w:rPr>
        <w:t>During the</w:t>
      </w:r>
      <w:r w:rsidR="00E6674D">
        <w:rPr>
          <w:rFonts w:ascii="Times New Roman" w:hAnsi="Times New Roman" w:cs="Times New Roman"/>
        </w:rPr>
        <w:t xml:space="preserve"> GLMM</w:t>
      </w:r>
      <w:r>
        <w:rPr>
          <w:rFonts w:ascii="Times New Roman" w:hAnsi="Times New Roman" w:cs="Times New Roman"/>
        </w:rPr>
        <w:t xml:space="preserve"> model validation procedure, the residuals were checked for overdispersion with respect to each model predictor and the discretised response using the </w:t>
      </w:r>
      <w:proofErr w:type="spellStart"/>
      <w:r>
        <w:rPr>
          <w:rFonts w:ascii="Times New Roman" w:hAnsi="Times New Roman" w:cs="Times New Roman"/>
        </w:rPr>
        <w:t>DHARMa</w:t>
      </w:r>
      <w:proofErr w:type="spellEnd"/>
      <w:r>
        <w:rPr>
          <w:rFonts w:ascii="Times New Roman" w:hAnsi="Times New Roman" w:cs="Times New Roman"/>
        </w:rPr>
        <w:t xml:space="preserve"> package</w:t>
      </w:r>
      <w:r w:rsidR="00E6674D">
        <w:rPr>
          <w:rFonts w:ascii="Times New Roman" w:hAnsi="Times New Roman" w:cs="Times New Roman"/>
        </w:rPr>
        <w:t xml:space="preserve"> (</w:t>
      </w:r>
      <w:proofErr w:type="spellStart"/>
      <w:r w:rsidR="00E6674D">
        <w:rPr>
          <w:rFonts w:ascii="Times New Roman" w:hAnsi="Times New Roman" w:cs="Times New Roman"/>
        </w:rPr>
        <w:t>Hartig</w:t>
      </w:r>
      <w:proofErr w:type="spellEnd"/>
      <w:r w:rsidR="00E6674D">
        <w:rPr>
          <w:rFonts w:ascii="Times New Roman" w:hAnsi="Times New Roman" w:cs="Times New Roman"/>
        </w:rPr>
        <w:t xml:space="preserve"> 2020)</w:t>
      </w:r>
      <w:r>
        <w:rPr>
          <w:rFonts w:ascii="Times New Roman" w:hAnsi="Times New Roman" w:cs="Times New Roman"/>
        </w:rPr>
        <w:t xml:space="preserve">. It was found that the model was over dispersed with respect to the discretised model predictions. As such, the model behaves differently as the probability of an interaction </w:t>
      </w:r>
      <w:r w:rsidR="00E6674D">
        <w:rPr>
          <w:rFonts w:ascii="Times New Roman" w:hAnsi="Times New Roman" w:cs="Times New Roman"/>
        </w:rPr>
        <w:t>turning over</w:t>
      </w:r>
      <w:r>
        <w:rPr>
          <w:rFonts w:ascii="Times New Roman" w:hAnsi="Times New Roman" w:cs="Times New Roman"/>
        </w:rPr>
        <w:t xml:space="preserve"> increases: the model predictions have a higher variance at high probability of interaction turnover while having a lower variance at low probability of interaction turnover</w:t>
      </w:r>
      <w:r w:rsidR="00E6674D">
        <w:rPr>
          <w:rFonts w:ascii="Times New Roman" w:hAnsi="Times New Roman" w:cs="Times New Roman"/>
        </w:rPr>
        <w:t>. Such overdispersion is likely due to the model missing an informative predictor that was</w:t>
      </w:r>
      <w:r w:rsidR="00132857">
        <w:rPr>
          <w:rFonts w:ascii="Times New Roman" w:hAnsi="Times New Roman" w:cs="Times New Roman"/>
        </w:rPr>
        <w:t xml:space="preserve"> </w:t>
      </w:r>
      <w:r w:rsidR="00E6674D">
        <w:rPr>
          <w:rFonts w:ascii="Times New Roman" w:hAnsi="Times New Roman" w:cs="Times New Roman"/>
        </w:rPr>
        <w:t>n</w:t>
      </w:r>
      <w:r w:rsidR="00132857">
        <w:rPr>
          <w:rFonts w:ascii="Times New Roman" w:hAnsi="Times New Roman" w:cs="Times New Roman"/>
        </w:rPr>
        <w:t>o</w:t>
      </w:r>
      <w:r w:rsidR="00E6674D">
        <w:rPr>
          <w:rFonts w:ascii="Times New Roman" w:hAnsi="Times New Roman" w:cs="Times New Roman"/>
        </w:rPr>
        <w:t>t measured in this study</w:t>
      </w:r>
      <w:r>
        <w:rPr>
          <w:rFonts w:ascii="Times New Roman" w:hAnsi="Times New Roman" w:cs="Times New Roman"/>
        </w:rPr>
        <w:t xml:space="preserve">. </w:t>
      </w:r>
      <w:r w:rsidR="006A24D8">
        <w:rPr>
          <w:rFonts w:ascii="Times New Roman" w:hAnsi="Times New Roman" w:cs="Times New Roman"/>
        </w:rPr>
        <w:t>The</w:t>
      </w:r>
      <w:r w:rsidR="00E6674D">
        <w:rPr>
          <w:rFonts w:ascii="Times New Roman" w:hAnsi="Times New Roman" w:cs="Times New Roman"/>
        </w:rPr>
        <w:t xml:space="preserve"> simpler binomial GLM </w:t>
      </w:r>
      <w:r w:rsidR="006A24D8">
        <w:rPr>
          <w:rFonts w:ascii="Times New Roman" w:hAnsi="Times New Roman" w:cs="Times New Roman"/>
        </w:rPr>
        <w:t>without random effect</w:t>
      </w:r>
      <w:r w:rsidR="00E6674D">
        <w:rPr>
          <w:rFonts w:ascii="Times New Roman" w:hAnsi="Times New Roman" w:cs="Times New Roman"/>
        </w:rPr>
        <w:t xml:space="preserve"> variables did behave better in terms of overdispersion, but the simpler model’s fit </w:t>
      </w:r>
      <w:r w:rsidR="006A24D8">
        <w:rPr>
          <w:rFonts w:ascii="Times New Roman" w:hAnsi="Times New Roman" w:cs="Times New Roman"/>
        </w:rPr>
        <w:t>prediction performance tended to be much lower</w:t>
      </w:r>
      <w:r w:rsidR="00E6674D">
        <w:rPr>
          <w:rFonts w:ascii="Times New Roman" w:hAnsi="Times New Roman" w:cs="Times New Roman"/>
        </w:rPr>
        <w:t xml:space="preserve"> than the more complex binomial </w:t>
      </w:r>
      <w:r w:rsidR="006A24D8">
        <w:rPr>
          <w:rFonts w:ascii="Times New Roman" w:hAnsi="Times New Roman" w:cs="Times New Roman"/>
        </w:rPr>
        <w:t>GLMM</w:t>
      </w:r>
      <w:r w:rsidR="00E6674D">
        <w:rPr>
          <w:rFonts w:ascii="Times New Roman" w:hAnsi="Times New Roman" w:cs="Times New Roman"/>
        </w:rPr>
        <w:t>. We choose to present the results of the binomial GLMM, noting that the overdispersion with respect to the discretised predictions is likely to be caused by a missing predictor variable.</w:t>
      </w:r>
    </w:p>
    <w:p w14:paraId="3069D75D" w14:textId="7F902BA0" w:rsidR="0003486F" w:rsidRDefault="00B16AFE" w:rsidP="00604D8E">
      <w:pPr>
        <w:spacing w:line="480" w:lineRule="auto"/>
        <w:rPr>
          <w:rFonts w:ascii="Times New Roman" w:hAnsi="Times New Roman" w:cs="Times New Roman"/>
        </w:rPr>
      </w:pPr>
      <w:r w:rsidRPr="00D72871">
        <w:rPr>
          <w:rFonts w:ascii="Times New Roman" w:hAnsi="Times New Roman" w:cs="Times New Roman"/>
        </w:rPr>
        <w:t xml:space="preserve">Linear </w:t>
      </w:r>
      <w:r>
        <w:rPr>
          <w:rFonts w:ascii="Times New Roman" w:hAnsi="Times New Roman" w:cs="Times New Roman"/>
        </w:rPr>
        <w:t xml:space="preserve">binomial </w:t>
      </w:r>
      <w:r w:rsidRPr="00D72871">
        <w:rPr>
          <w:rFonts w:ascii="Times New Roman" w:hAnsi="Times New Roman" w:cs="Times New Roman"/>
        </w:rPr>
        <w:t>mixed models were performed with the packages</w:t>
      </w:r>
      <w:r>
        <w:rPr>
          <w:rFonts w:ascii="Times New Roman" w:hAnsi="Times New Roman" w:cs="Times New Roman"/>
        </w:rPr>
        <w:t xml:space="preserve"> </w:t>
      </w:r>
      <w:r w:rsidRPr="00D72871">
        <w:rPr>
          <w:rFonts w:ascii="Times New Roman" w:hAnsi="Times New Roman" w:cs="Times New Roman"/>
        </w:rPr>
        <w:t>lme4</w:t>
      </w:r>
      <w:r>
        <w:rPr>
          <w:rFonts w:ascii="Times New Roman" w:hAnsi="Times New Roman" w:cs="Times New Roman"/>
        </w:rPr>
        <w:t xml:space="preserve"> </w:t>
      </w:r>
      <w:r w:rsidRPr="00D72871">
        <w:rPr>
          <w:rFonts w:ascii="Times New Roman" w:hAnsi="Times New Roman" w:cs="Times New Roman"/>
        </w:rPr>
        <w:t>v. 1.0-5 for R</w:t>
      </w:r>
      <w:r>
        <w:rPr>
          <w:rFonts w:ascii="Times New Roman" w:hAnsi="Times New Roman" w:cs="Times New Roman"/>
        </w:rPr>
        <w:t xml:space="preserve"> (</w:t>
      </w:r>
      <w:r w:rsidR="000C7F02" w:rsidRPr="000C7F02">
        <w:rPr>
          <w:rFonts w:ascii="Times New Roman" w:hAnsi="Times New Roman" w:cs="Times New Roman"/>
        </w:rPr>
        <w:t>Bates et al. 2015</w:t>
      </w:r>
      <w:r>
        <w:rPr>
          <w:rFonts w:ascii="Times New Roman" w:hAnsi="Times New Roman" w:cs="Times New Roman"/>
        </w:rPr>
        <w:t>)</w:t>
      </w:r>
      <w:r w:rsidR="007F1883">
        <w:rPr>
          <w:rFonts w:ascii="Times New Roman" w:hAnsi="Times New Roman" w:cs="Times New Roman"/>
        </w:rPr>
        <w:t xml:space="preserve"> </w:t>
      </w:r>
      <w:r w:rsidR="000C7F02">
        <w:rPr>
          <w:rFonts w:ascii="Times New Roman" w:hAnsi="Times New Roman" w:cs="Times New Roman"/>
        </w:rPr>
        <w:t xml:space="preserve">and all analyses were performed using </w:t>
      </w:r>
      <w:r w:rsidR="000C7F02" w:rsidRPr="000C7F02">
        <w:rPr>
          <w:rFonts w:ascii="Times New Roman" w:hAnsi="Times New Roman" w:cs="Times New Roman"/>
        </w:rPr>
        <w:t>R version 4.0.2</w:t>
      </w:r>
      <w:r w:rsidR="000C7F02">
        <w:rPr>
          <w:rFonts w:ascii="Times New Roman" w:hAnsi="Times New Roman" w:cs="Times New Roman"/>
        </w:rPr>
        <w:t>. (</w:t>
      </w:r>
      <w:r w:rsidR="000C7F02" w:rsidRPr="000C7F02">
        <w:rPr>
          <w:rFonts w:ascii="Times New Roman" w:hAnsi="Times New Roman" w:cs="Times New Roman"/>
        </w:rPr>
        <w:t>R Core Team 2020</w:t>
      </w:r>
      <w:r w:rsidR="000C7F02">
        <w:rPr>
          <w:rFonts w:ascii="Times New Roman" w:hAnsi="Times New Roman" w:cs="Times New Roman"/>
        </w:rPr>
        <w:t xml:space="preserve">). </w:t>
      </w:r>
      <w:r w:rsidRPr="00D72871">
        <w:rPr>
          <w:rFonts w:ascii="Times New Roman" w:hAnsi="Times New Roman" w:cs="Times New Roman"/>
        </w:rPr>
        <w:t>We acknowledge that the linear mixed models only account for the taxonomic non-independence (</w:t>
      </w:r>
      <w:proofErr w:type="gramStart"/>
      <w:r w:rsidRPr="00D72871">
        <w:rPr>
          <w:rFonts w:ascii="Times New Roman" w:hAnsi="Times New Roman" w:cs="Times New Roman"/>
        </w:rPr>
        <w:t>i.e.</w:t>
      </w:r>
      <w:proofErr w:type="gramEnd"/>
      <w:r w:rsidRPr="00D72871">
        <w:rPr>
          <w:rFonts w:ascii="Times New Roman" w:hAnsi="Times New Roman" w:cs="Times New Roman"/>
        </w:rPr>
        <w:t xml:space="preserve"> the multiple </w:t>
      </w:r>
      <w:r w:rsidRPr="00D72871">
        <w:rPr>
          <w:rFonts w:ascii="Times New Roman" w:hAnsi="Times New Roman" w:cs="Times New Roman"/>
        </w:rPr>
        <w:lastRenderedPageBreak/>
        <w:t>entries of each species) and not necessarily the spatial non-independence (i.e. the multiple entries of the pairwise comparisons of the networks).</w:t>
      </w:r>
    </w:p>
    <w:p w14:paraId="4115F3BD" w14:textId="34D64206" w:rsidR="0003486F" w:rsidRPr="00A331AA" w:rsidRDefault="00604D8E" w:rsidP="00D1164B">
      <w:pPr>
        <w:pStyle w:val="Heading1"/>
        <w:spacing w:after="120" w:line="240" w:lineRule="auto"/>
        <w:rPr>
          <w:rFonts w:ascii="Times New Roman" w:hAnsi="Times New Roman" w:cs="Times New Roman"/>
          <w:color w:val="auto"/>
        </w:rPr>
      </w:pPr>
      <w:r w:rsidRPr="00A331AA">
        <w:rPr>
          <w:rFonts w:ascii="Times New Roman" w:hAnsi="Times New Roman" w:cs="Times New Roman"/>
          <w:color w:val="auto"/>
        </w:rPr>
        <w:t>Results</w:t>
      </w:r>
    </w:p>
    <w:p w14:paraId="7FF73324" w14:textId="2C173D5A" w:rsidR="006533C9" w:rsidRDefault="00604D8E" w:rsidP="00604D8E">
      <w:pPr>
        <w:spacing w:line="480" w:lineRule="auto"/>
        <w:rPr>
          <w:rFonts w:ascii="Times New Roman" w:hAnsi="Times New Roman" w:cs="Times New Roman"/>
        </w:rPr>
      </w:pPr>
      <w:r w:rsidRPr="00604D8E">
        <w:rPr>
          <w:rFonts w:ascii="Times New Roman" w:hAnsi="Times New Roman" w:cs="Times New Roman"/>
        </w:rPr>
        <w:t xml:space="preserve">A total of 4,161 insect flower visitors were sampled from the 21 sites, of which 62% were Hymenoptera, 35% Diptera, 2% were Lepidoptera and 1% were Coleoptera. This comprised of 85 visitor taxa (44 Diptera, 30 Hymenoptera, 11 Lepidoptera; Coleoptera were not identified </w:t>
      </w:r>
      <w:r w:rsidR="00132857">
        <w:rPr>
          <w:rFonts w:ascii="Times New Roman" w:hAnsi="Times New Roman" w:cs="Times New Roman"/>
        </w:rPr>
        <w:t>beyond</w:t>
      </w:r>
      <w:r w:rsidR="00132857" w:rsidRPr="00604D8E">
        <w:rPr>
          <w:rFonts w:ascii="Times New Roman" w:hAnsi="Times New Roman" w:cs="Times New Roman"/>
        </w:rPr>
        <w:t xml:space="preserve"> </w:t>
      </w:r>
      <w:r w:rsidRPr="00604D8E">
        <w:rPr>
          <w:rFonts w:ascii="Times New Roman" w:hAnsi="Times New Roman" w:cs="Times New Roman"/>
        </w:rPr>
        <w:t xml:space="preserve">order) visiting 213 plant taxa (180 identified to species, 21 to genus and 12 to morpho species). A total of 862 unique interactions were recorded, resulting in a 73% sample coverage for interactions; 86 pollinator species were recorded with a 99% sampling coverage; and 192 plant species were recorded with a 97% sampling coverage. (Figure </w:t>
      </w:r>
      <w:r w:rsidR="00131AC7">
        <w:rPr>
          <w:rFonts w:ascii="Times New Roman" w:hAnsi="Times New Roman" w:cs="Times New Roman"/>
        </w:rPr>
        <w:t>S1</w:t>
      </w:r>
      <w:r w:rsidRPr="00604D8E">
        <w:rPr>
          <w:rFonts w:ascii="Times New Roman" w:hAnsi="Times New Roman" w:cs="Times New Roman"/>
        </w:rPr>
        <w:t>).</w:t>
      </w:r>
    </w:p>
    <w:p w14:paraId="7B367DEA" w14:textId="1ACA6958" w:rsidR="007A52D7" w:rsidRPr="00A331AA" w:rsidRDefault="007A52D7" w:rsidP="00D1164B">
      <w:pPr>
        <w:pStyle w:val="Heading2"/>
        <w:numPr>
          <w:ilvl w:val="0"/>
          <w:numId w:val="21"/>
        </w:numPr>
        <w:spacing w:after="120" w:line="360" w:lineRule="auto"/>
        <w:ind w:left="1077" w:hanging="357"/>
        <w:rPr>
          <w:rFonts w:ascii="Times New Roman" w:hAnsi="Times New Roman" w:cs="Times New Roman"/>
          <w:color w:val="auto"/>
          <w:sz w:val="24"/>
          <w:szCs w:val="24"/>
        </w:rPr>
      </w:pPr>
      <w:r w:rsidRPr="00A331AA">
        <w:rPr>
          <w:rFonts w:ascii="Times New Roman" w:hAnsi="Times New Roman" w:cs="Times New Roman"/>
          <w:color w:val="auto"/>
          <w:sz w:val="24"/>
          <w:szCs w:val="24"/>
        </w:rPr>
        <w:t xml:space="preserve">Community </w:t>
      </w:r>
      <w:r w:rsidR="00533B2A">
        <w:rPr>
          <w:rFonts w:ascii="Times New Roman" w:hAnsi="Times New Roman" w:cs="Times New Roman"/>
          <w:color w:val="auto"/>
          <w:sz w:val="24"/>
          <w:szCs w:val="24"/>
        </w:rPr>
        <w:t xml:space="preserve">and Network </w:t>
      </w:r>
      <w:r w:rsidR="00581F54" w:rsidRPr="00A331AA">
        <w:rPr>
          <w:rFonts w:ascii="Times New Roman" w:hAnsi="Times New Roman" w:cs="Times New Roman"/>
          <w:color w:val="auto"/>
          <w:sz w:val="24"/>
          <w:szCs w:val="24"/>
        </w:rPr>
        <w:t>Dissimilarity</w:t>
      </w:r>
    </w:p>
    <w:p w14:paraId="7AEF5CE1" w14:textId="77777777" w:rsidR="00735FFB" w:rsidRDefault="00581F54" w:rsidP="00604D8E">
      <w:pPr>
        <w:spacing w:line="480" w:lineRule="auto"/>
        <w:rPr>
          <w:rFonts w:ascii="Times New Roman" w:hAnsi="Times New Roman" w:cs="Times New Roman"/>
        </w:rPr>
      </w:pPr>
      <w:r>
        <w:rPr>
          <w:rFonts w:ascii="Times New Roman" w:hAnsi="Times New Roman" w:cs="Times New Roman"/>
        </w:rPr>
        <w:t xml:space="preserve">Taking α diversity into account by using z-scores, </w:t>
      </w:r>
      <w:r w:rsidR="003A1B7B">
        <w:rPr>
          <w:rFonts w:ascii="Times New Roman" w:hAnsi="Times New Roman" w:cs="Times New Roman"/>
        </w:rPr>
        <w:t>geographical</w:t>
      </w:r>
      <w:r w:rsidR="003A1B7B" w:rsidRPr="00B923D0">
        <w:rPr>
          <w:rFonts w:ascii="Times New Roman" w:hAnsi="Times New Roman" w:cs="Times New Roman"/>
        </w:rPr>
        <w:t xml:space="preserve"> </w:t>
      </w:r>
      <w:r w:rsidR="003A1B7B">
        <w:rPr>
          <w:rFonts w:ascii="Times New Roman" w:hAnsi="Times New Roman" w:cs="Times New Roman"/>
        </w:rPr>
        <w:t>distance</w:t>
      </w:r>
      <w:r w:rsidR="003A1B7B" w:rsidRPr="00B923D0">
        <w:rPr>
          <w:rFonts w:ascii="Times New Roman" w:hAnsi="Times New Roman" w:cs="Times New Roman"/>
        </w:rPr>
        <w:t xml:space="preserve"> </w:t>
      </w:r>
      <w:r w:rsidR="003A1B7B">
        <w:rPr>
          <w:rFonts w:ascii="Times New Roman" w:hAnsi="Times New Roman" w:cs="Times New Roman"/>
        </w:rPr>
        <w:t xml:space="preserve">increased </w:t>
      </w:r>
      <w:r>
        <w:rPr>
          <w:rFonts w:ascii="Times New Roman" w:hAnsi="Times New Roman" w:cs="Times New Roman"/>
        </w:rPr>
        <w:t>t</w:t>
      </w:r>
      <w:r w:rsidR="00B923D0" w:rsidRPr="00B923D0">
        <w:rPr>
          <w:rFonts w:ascii="Times New Roman" w:hAnsi="Times New Roman" w:cs="Times New Roman"/>
        </w:rPr>
        <w:t xml:space="preserve">he pairwise </w:t>
      </w:r>
      <w:r>
        <w:rPr>
          <w:rFonts w:ascii="Times New Roman" w:hAnsi="Times New Roman" w:cs="Times New Roman"/>
        </w:rPr>
        <w:t>dissimilarity</w:t>
      </w:r>
      <w:r w:rsidR="00B923D0" w:rsidRPr="00B923D0">
        <w:rPr>
          <w:rFonts w:ascii="Times New Roman" w:hAnsi="Times New Roman" w:cs="Times New Roman"/>
        </w:rPr>
        <w:t xml:space="preserve"> of pollinator </w:t>
      </w:r>
      <w:r>
        <w:rPr>
          <w:rFonts w:ascii="Times New Roman" w:hAnsi="Times New Roman" w:cs="Times New Roman"/>
        </w:rPr>
        <w:t>communities</w:t>
      </w:r>
      <w:r w:rsidR="002B48A5">
        <w:rPr>
          <w:rFonts w:ascii="Times New Roman" w:hAnsi="Times New Roman" w:cs="Times New Roman"/>
        </w:rPr>
        <w:t xml:space="preserve"> </w:t>
      </w:r>
      <w:r w:rsidR="00B923D0" w:rsidRPr="00B923D0">
        <w:rPr>
          <w:rFonts w:ascii="Times New Roman" w:hAnsi="Times New Roman" w:cs="Times New Roman"/>
        </w:rPr>
        <w:t>(</w:t>
      </w:r>
      <w:proofErr w:type="spellStart"/>
      <w:r w:rsidR="00B923D0" w:rsidRPr="00B923D0">
        <w:rPr>
          <w:rFonts w:ascii="Times New Roman" w:hAnsi="Times New Roman" w:cs="Times New Roman"/>
          <w:i/>
          <w:iCs/>
        </w:rPr>
        <w:t>r</w:t>
      </w:r>
      <w:r w:rsidR="00B923D0" w:rsidRPr="00B923D0">
        <w:rPr>
          <w:rFonts w:ascii="Times New Roman" w:hAnsi="Times New Roman" w:cs="Times New Roman"/>
          <w:vertAlign w:val="subscript"/>
        </w:rPr>
        <w:t>M</w:t>
      </w:r>
      <w:proofErr w:type="spellEnd"/>
      <w:r w:rsidR="00B923D0">
        <w:rPr>
          <w:rFonts w:ascii="Times New Roman" w:hAnsi="Times New Roman" w:cs="Times New Roman"/>
        </w:rPr>
        <w:t xml:space="preserve"> </w:t>
      </w:r>
      <w:r w:rsidR="00B923D0" w:rsidRPr="00B923D0">
        <w:rPr>
          <w:rFonts w:ascii="Times New Roman" w:hAnsi="Times New Roman" w:cs="Times New Roman"/>
        </w:rPr>
        <w:t xml:space="preserve">= </w:t>
      </w:r>
      <w:r w:rsidR="001C2614" w:rsidRPr="001C2614">
        <w:rPr>
          <w:rFonts w:ascii="Times New Roman" w:hAnsi="Times New Roman" w:cs="Times New Roman"/>
        </w:rPr>
        <w:t>0.</w:t>
      </w:r>
      <w:r w:rsidR="00547EC1">
        <w:rPr>
          <w:rFonts w:ascii="Times New Roman" w:hAnsi="Times New Roman" w:cs="Times New Roman"/>
        </w:rPr>
        <w:t>1909</w:t>
      </w:r>
      <w:r w:rsidR="00B923D0" w:rsidRPr="00B923D0">
        <w:rPr>
          <w:rFonts w:ascii="Times New Roman" w:hAnsi="Times New Roman" w:cs="Times New Roman"/>
        </w:rPr>
        <w:t>,</w:t>
      </w:r>
      <w:r w:rsidR="00B923D0">
        <w:rPr>
          <w:rFonts w:ascii="Times New Roman" w:hAnsi="Times New Roman" w:cs="Times New Roman"/>
        </w:rPr>
        <w:t xml:space="preserve"> </w:t>
      </w:r>
      <w:r w:rsidR="00B923D0" w:rsidRPr="00B923D0">
        <w:rPr>
          <w:rFonts w:ascii="Times New Roman" w:hAnsi="Times New Roman" w:cs="Times New Roman"/>
          <w:i/>
          <w:iCs/>
        </w:rPr>
        <w:t>p</w:t>
      </w:r>
      <w:r w:rsidR="00B923D0">
        <w:rPr>
          <w:rFonts w:ascii="Times New Roman" w:hAnsi="Times New Roman" w:cs="Times New Roman"/>
        </w:rPr>
        <w:t xml:space="preserve"> </w:t>
      </w:r>
      <w:r w:rsidR="00547EC1">
        <w:rPr>
          <w:rFonts w:ascii="Times New Roman" w:hAnsi="Times New Roman" w:cs="Times New Roman"/>
        </w:rPr>
        <w:t>=</w:t>
      </w:r>
      <w:r w:rsidR="00B923D0" w:rsidRPr="00B923D0">
        <w:rPr>
          <w:rFonts w:ascii="Times New Roman" w:hAnsi="Times New Roman" w:cs="Times New Roman"/>
        </w:rPr>
        <w:t xml:space="preserve"> 0.0</w:t>
      </w:r>
      <w:r w:rsidR="00547EC1">
        <w:rPr>
          <w:rFonts w:ascii="Times New Roman" w:hAnsi="Times New Roman" w:cs="Times New Roman"/>
        </w:rPr>
        <w:t>36</w:t>
      </w:r>
      <w:r w:rsidR="00B923D0" w:rsidRPr="00B923D0">
        <w:rPr>
          <w:rFonts w:ascii="Times New Roman" w:hAnsi="Times New Roman" w:cs="Times New Roman"/>
        </w:rPr>
        <w:t xml:space="preserve">) and </w:t>
      </w:r>
      <w:r>
        <w:rPr>
          <w:rFonts w:ascii="Times New Roman" w:hAnsi="Times New Roman" w:cs="Times New Roman"/>
        </w:rPr>
        <w:t>interaction networks</w:t>
      </w:r>
      <w:r w:rsidR="00B923D0" w:rsidRPr="00B923D0">
        <w:rPr>
          <w:rFonts w:ascii="Times New Roman" w:hAnsi="Times New Roman" w:cs="Times New Roman"/>
        </w:rPr>
        <w:t xml:space="preserve"> (</w:t>
      </w:r>
      <w:proofErr w:type="spellStart"/>
      <w:r w:rsidR="00B923D0" w:rsidRPr="00B923D0">
        <w:rPr>
          <w:rFonts w:ascii="Times New Roman" w:hAnsi="Times New Roman" w:cs="Times New Roman"/>
          <w:i/>
          <w:iCs/>
        </w:rPr>
        <w:t>r</w:t>
      </w:r>
      <w:r w:rsidR="00B923D0" w:rsidRPr="00B923D0">
        <w:rPr>
          <w:rFonts w:ascii="Times New Roman" w:hAnsi="Times New Roman" w:cs="Times New Roman"/>
          <w:vertAlign w:val="subscript"/>
        </w:rPr>
        <w:t>M</w:t>
      </w:r>
      <w:proofErr w:type="spellEnd"/>
      <w:r>
        <w:rPr>
          <w:rFonts w:ascii="Times New Roman" w:hAnsi="Times New Roman" w:cs="Times New Roman"/>
          <w:vertAlign w:val="subscript"/>
        </w:rPr>
        <w:t xml:space="preserve"> </w:t>
      </w:r>
      <w:r w:rsidR="00B923D0" w:rsidRPr="00B923D0">
        <w:rPr>
          <w:rFonts w:ascii="Times New Roman" w:hAnsi="Times New Roman" w:cs="Times New Roman"/>
        </w:rPr>
        <w:t xml:space="preserve">= </w:t>
      </w:r>
      <w:r w:rsidR="001C2614" w:rsidRPr="001C2614">
        <w:rPr>
          <w:rFonts w:ascii="Times New Roman" w:hAnsi="Times New Roman" w:cs="Times New Roman"/>
        </w:rPr>
        <w:t>0.1876</w:t>
      </w:r>
      <w:r w:rsidR="00B923D0" w:rsidRPr="00B923D0">
        <w:rPr>
          <w:rFonts w:ascii="Times New Roman" w:hAnsi="Times New Roman" w:cs="Times New Roman"/>
        </w:rPr>
        <w:t>,</w:t>
      </w:r>
      <w:r>
        <w:rPr>
          <w:rFonts w:ascii="Times New Roman" w:hAnsi="Times New Roman" w:cs="Times New Roman"/>
        </w:rPr>
        <w:t xml:space="preserve"> </w:t>
      </w:r>
      <w:r w:rsidR="00B923D0" w:rsidRPr="00B923D0">
        <w:rPr>
          <w:rFonts w:ascii="Times New Roman" w:hAnsi="Times New Roman" w:cs="Times New Roman"/>
          <w:i/>
          <w:iCs/>
        </w:rPr>
        <w:t>p</w:t>
      </w:r>
      <w:r>
        <w:rPr>
          <w:rFonts w:ascii="Times New Roman" w:hAnsi="Times New Roman" w:cs="Times New Roman"/>
        </w:rPr>
        <w:t xml:space="preserve"> </w:t>
      </w:r>
      <w:r w:rsidR="001C2614">
        <w:rPr>
          <w:rFonts w:ascii="Times New Roman" w:hAnsi="Times New Roman" w:cs="Times New Roman"/>
        </w:rPr>
        <w:t>=</w:t>
      </w:r>
      <w:r w:rsidR="00B923D0" w:rsidRPr="00B923D0">
        <w:rPr>
          <w:rFonts w:ascii="Times New Roman" w:hAnsi="Times New Roman" w:cs="Times New Roman"/>
        </w:rPr>
        <w:t xml:space="preserve"> 0.0</w:t>
      </w:r>
      <w:r w:rsidR="001C2614">
        <w:rPr>
          <w:rFonts w:ascii="Times New Roman" w:hAnsi="Times New Roman" w:cs="Times New Roman"/>
        </w:rPr>
        <w:t>25</w:t>
      </w:r>
      <w:r w:rsidR="00B923D0" w:rsidRPr="00B923D0">
        <w:rPr>
          <w:rFonts w:ascii="Times New Roman" w:hAnsi="Times New Roman" w:cs="Times New Roman"/>
        </w:rPr>
        <w:t>)</w:t>
      </w:r>
      <w:r>
        <w:rPr>
          <w:rFonts w:ascii="Times New Roman" w:hAnsi="Times New Roman" w:cs="Times New Roman"/>
        </w:rPr>
        <w:t xml:space="preserve"> but not </w:t>
      </w:r>
      <w:r w:rsidRPr="00B923D0">
        <w:rPr>
          <w:rFonts w:ascii="Times New Roman" w:hAnsi="Times New Roman" w:cs="Times New Roman"/>
        </w:rPr>
        <w:t xml:space="preserve">plant </w:t>
      </w:r>
      <w:r>
        <w:rPr>
          <w:rFonts w:ascii="Times New Roman" w:hAnsi="Times New Roman" w:cs="Times New Roman"/>
        </w:rPr>
        <w:t xml:space="preserve">communities </w:t>
      </w:r>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00964A83">
        <w:rPr>
          <w:rFonts w:ascii="Times New Roman" w:hAnsi="Times New Roman" w:cs="Times New Roman"/>
        </w:rPr>
        <w:t>0.1298</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 </w:t>
      </w:r>
      <w:r w:rsidRPr="00581F54">
        <w:rPr>
          <w:rFonts w:ascii="Times New Roman" w:hAnsi="Times New Roman" w:cs="Times New Roman"/>
        </w:rPr>
        <w:t>0.</w:t>
      </w:r>
      <w:r w:rsidR="00964A83">
        <w:rPr>
          <w:rFonts w:ascii="Times New Roman" w:hAnsi="Times New Roman" w:cs="Times New Roman"/>
        </w:rPr>
        <w:t>11</w:t>
      </w:r>
      <w:r w:rsidR="003A1B7B">
        <w:rPr>
          <w:rFonts w:ascii="Times New Roman" w:hAnsi="Times New Roman" w:cs="Times New Roman"/>
        </w:rPr>
        <w:t xml:space="preserve">; </w:t>
      </w:r>
      <w:r>
        <w:rPr>
          <w:rFonts w:ascii="Times New Roman" w:hAnsi="Times New Roman" w:cs="Times New Roman"/>
        </w:rPr>
        <w:t xml:space="preserve">Figure 2 </w:t>
      </w:r>
      <w:r w:rsidR="001C2614">
        <w:rPr>
          <w:rFonts w:ascii="Times New Roman" w:hAnsi="Times New Roman" w:cs="Times New Roman"/>
          <w:i/>
          <w:iCs/>
        </w:rPr>
        <w:t>a</w:t>
      </w:r>
      <w:r>
        <w:rPr>
          <w:rFonts w:ascii="Times New Roman" w:hAnsi="Times New Roman" w:cs="Times New Roman"/>
          <w:i/>
          <w:iCs/>
        </w:rPr>
        <w:t>,</w:t>
      </w:r>
      <w:r w:rsidR="003A1B7B">
        <w:rPr>
          <w:rFonts w:ascii="Times New Roman" w:hAnsi="Times New Roman" w:cs="Times New Roman"/>
          <w:i/>
          <w:iCs/>
        </w:rPr>
        <w:t xml:space="preserve"> </w:t>
      </w:r>
      <w:r w:rsidR="00964A83">
        <w:rPr>
          <w:rFonts w:ascii="Times New Roman" w:hAnsi="Times New Roman" w:cs="Times New Roman"/>
          <w:i/>
          <w:iCs/>
        </w:rPr>
        <w:t>b</w:t>
      </w:r>
      <w:r>
        <w:rPr>
          <w:rFonts w:ascii="Times New Roman" w:hAnsi="Times New Roman" w:cs="Times New Roman"/>
          <w:i/>
          <w:iCs/>
        </w:rPr>
        <w:t xml:space="preserve"> </w:t>
      </w:r>
      <w:r w:rsidRPr="00581F54">
        <w:rPr>
          <w:rFonts w:ascii="Times New Roman" w:hAnsi="Times New Roman" w:cs="Times New Roman"/>
        </w:rPr>
        <w:t>&amp;</w:t>
      </w:r>
      <w:r>
        <w:rPr>
          <w:rFonts w:ascii="Times New Roman" w:hAnsi="Times New Roman" w:cs="Times New Roman"/>
          <w:i/>
          <w:iCs/>
        </w:rPr>
        <w:t xml:space="preserve"> </w:t>
      </w:r>
      <w:r w:rsidR="00964A83">
        <w:rPr>
          <w:rFonts w:ascii="Times New Roman" w:hAnsi="Times New Roman" w:cs="Times New Roman"/>
          <w:i/>
          <w:iCs/>
        </w:rPr>
        <w:t>c</w:t>
      </w:r>
      <w:r w:rsidR="00964A83">
        <w:rPr>
          <w:rFonts w:ascii="Times New Roman" w:hAnsi="Times New Roman" w:cs="Times New Roman"/>
        </w:rPr>
        <w:t xml:space="preserve"> respectively</w:t>
      </w:r>
      <w:r w:rsidR="00B923D0" w:rsidRPr="00B923D0">
        <w:rPr>
          <w:rFonts w:ascii="Times New Roman" w:hAnsi="Times New Roman" w:cs="Times New Roman"/>
        </w:rPr>
        <w:t>).</w:t>
      </w:r>
      <w:r w:rsidR="001C2614">
        <w:rPr>
          <w:rFonts w:ascii="Times New Roman" w:hAnsi="Times New Roman" w:cs="Times New Roman"/>
        </w:rPr>
        <w:t xml:space="preserve"> Moreover,</w:t>
      </w:r>
      <w:r w:rsidR="00B923D0" w:rsidRPr="00B923D0">
        <w:rPr>
          <w:rFonts w:ascii="Times New Roman" w:hAnsi="Times New Roman" w:cs="Times New Roman"/>
        </w:rPr>
        <w:t xml:space="preserve"> we found a </w:t>
      </w:r>
      <w:r w:rsidR="001C2614">
        <w:rPr>
          <w:rFonts w:ascii="Times New Roman" w:hAnsi="Times New Roman" w:cs="Times New Roman"/>
        </w:rPr>
        <w:t xml:space="preserve">stronger and </w:t>
      </w:r>
      <w:r w:rsidR="00B923D0" w:rsidRPr="00B923D0">
        <w:rPr>
          <w:rFonts w:ascii="Times New Roman" w:hAnsi="Times New Roman" w:cs="Times New Roman"/>
        </w:rPr>
        <w:t xml:space="preserve">significant </w:t>
      </w:r>
      <w:r w:rsidR="001C2614">
        <w:rPr>
          <w:rFonts w:ascii="Times New Roman" w:hAnsi="Times New Roman" w:cs="Times New Roman"/>
        </w:rPr>
        <w:t>increase</w:t>
      </w:r>
      <w:r w:rsidR="00B923D0" w:rsidRPr="00B923D0">
        <w:rPr>
          <w:rFonts w:ascii="Times New Roman" w:hAnsi="Times New Roman" w:cs="Times New Roman"/>
        </w:rPr>
        <w:t xml:space="preserve"> in </w:t>
      </w:r>
      <w:r w:rsidR="001C2614">
        <w:rPr>
          <w:rFonts w:ascii="Times New Roman" w:hAnsi="Times New Roman" w:cs="Times New Roman"/>
        </w:rPr>
        <w:t>dissimilarity</w:t>
      </w:r>
      <w:r w:rsidR="00B923D0" w:rsidRPr="00B923D0">
        <w:rPr>
          <w:rFonts w:ascii="Times New Roman" w:hAnsi="Times New Roman" w:cs="Times New Roman"/>
        </w:rPr>
        <w:t xml:space="preserve"> with </w:t>
      </w:r>
      <w:r w:rsidR="001C2614">
        <w:rPr>
          <w:rFonts w:ascii="Times New Roman" w:hAnsi="Times New Roman" w:cs="Times New Roman"/>
        </w:rPr>
        <w:t>the anthropogenic gradient dissimilarity</w:t>
      </w:r>
      <w:r w:rsidR="00B923D0" w:rsidRPr="00B923D0">
        <w:rPr>
          <w:rFonts w:ascii="Times New Roman" w:hAnsi="Times New Roman" w:cs="Times New Roman"/>
        </w:rPr>
        <w:t xml:space="preserve"> for plants </w:t>
      </w:r>
      <w:r w:rsidRPr="00B923D0">
        <w:rPr>
          <w:rFonts w:ascii="Times New Roman" w:hAnsi="Times New Roman" w:cs="Times New Roman"/>
        </w:rPr>
        <w:t>(</w:t>
      </w:r>
      <w:bookmarkStart w:id="4" w:name="_Hlk54000811"/>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Pr="002B48A5">
        <w:rPr>
          <w:rFonts w:ascii="Times New Roman" w:hAnsi="Times New Roman" w:cs="Times New Roman"/>
        </w:rPr>
        <w:t>0.</w:t>
      </w:r>
      <w:r w:rsidR="00964A83">
        <w:rPr>
          <w:rFonts w:ascii="Times New Roman" w:hAnsi="Times New Roman" w:cs="Times New Roman"/>
        </w:rPr>
        <w:t>5733</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&lt; 0.001)</w:t>
      </w:r>
      <w:bookmarkEnd w:id="4"/>
      <w:r w:rsidR="00964A83">
        <w:rPr>
          <w:rFonts w:ascii="Times New Roman" w:hAnsi="Times New Roman" w:cs="Times New Roman"/>
        </w:rPr>
        <w:t xml:space="preserve"> </w:t>
      </w:r>
      <w:r w:rsidRPr="00B923D0">
        <w:rPr>
          <w:rFonts w:ascii="Times New Roman" w:hAnsi="Times New Roman" w:cs="Times New Roman"/>
        </w:rPr>
        <w:t xml:space="preserve">and </w:t>
      </w:r>
      <w:r>
        <w:rPr>
          <w:rFonts w:ascii="Times New Roman" w:hAnsi="Times New Roman" w:cs="Times New Roman"/>
        </w:rPr>
        <w:t>interaction networks</w:t>
      </w:r>
      <w:r w:rsidRPr="00B923D0">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vertAlign w:val="subscript"/>
        </w:rPr>
        <w:t xml:space="preserve"> </w:t>
      </w:r>
      <w:r w:rsidRPr="00B923D0">
        <w:rPr>
          <w:rFonts w:ascii="Times New Roman" w:hAnsi="Times New Roman" w:cs="Times New Roman"/>
        </w:rPr>
        <w:t xml:space="preserve">= </w:t>
      </w:r>
      <w:r w:rsidR="001C2614" w:rsidRPr="001C2614">
        <w:rPr>
          <w:rFonts w:ascii="Times New Roman" w:hAnsi="Times New Roman" w:cs="Times New Roman"/>
        </w:rPr>
        <w:t>0.5705</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 xml:space="preserve">&lt; 0.001) </w:t>
      </w:r>
      <w:r w:rsidR="00964A83">
        <w:rPr>
          <w:rFonts w:ascii="Times New Roman" w:hAnsi="Times New Roman" w:cs="Times New Roman"/>
        </w:rPr>
        <w:t xml:space="preserve">but not </w:t>
      </w:r>
      <w:r w:rsidR="00964A83" w:rsidRPr="00B923D0">
        <w:rPr>
          <w:rFonts w:ascii="Times New Roman" w:hAnsi="Times New Roman" w:cs="Times New Roman"/>
        </w:rPr>
        <w:t xml:space="preserve">pollinator </w:t>
      </w:r>
      <w:r w:rsidR="00964A83">
        <w:rPr>
          <w:rFonts w:ascii="Times New Roman" w:hAnsi="Times New Roman" w:cs="Times New Roman"/>
        </w:rPr>
        <w:t xml:space="preserve">communities </w:t>
      </w:r>
      <w:r w:rsidR="00964A83" w:rsidRPr="00B923D0">
        <w:rPr>
          <w:rFonts w:ascii="Times New Roman" w:hAnsi="Times New Roman" w:cs="Times New Roman"/>
        </w:rPr>
        <w:t>(</w:t>
      </w:r>
      <w:proofErr w:type="spellStart"/>
      <w:r w:rsidR="00964A83" w:rsidRPr="00B923D0">
        <w:rPr>
          <w:rFonts w:ascii="Times New Roman" w:hAnsi="Times New Roman" w:cs="Times New Roman"/>
          <w:i/>
          <w:iCs/>
        </w:rPr>
        <w:t>r</w:t>
      </w:r>
      <w:r w:rsidR="00964A83" w:rsidRPr="00B923D0">
        <w:rPr>
          <w:rFonts w:ascii="Times New Roman" w:hAnsi="Times New Roman" w:cs="Times New Roman"/>
          <w:vertAlign w:val="subscript"/>
        </w:rPr>
        <w:t>M</w:t>
      </w:r>
      <w:proofErr w:type="spellEnd"/>
      <w:r w:rsidR="00964A83">
        <w:rPr>
          <w:rFonts w:ascii="Times New Roman" w:hAnsi="Times New Roman" w:cs="Times New Roman"/>
        </w:rPr>
        <w:t xml:space="preserve"> </w:t>
      </w:r>
      <w:r w:rsidR="00964A83" w:rsidRPr="00B923D0">
        <w:rPr>
          <w:rFonts w:ascii="Times New Roman" w:hAnsi="Times New Roman" w:cs="Times New Roman"/>
        </w:rPr>
        <w:t xml:space="preserve">= </w:t>
      </w:r>
      <w:r w:rsidR="00964A83" w:rsidRPr="001C2614">
        <w:rPr>
          <w:rFonts w:ascii="Times New Roman" w:hAnsi="Times New Roman" w:cs="Times New Roman"/>
        </w:rPr>
        <w:t>0.</w:t>
      </w:r>
      <w:r w:rsidR="00964A83">
        <w:rPr>
          <w:rFonts w:ascii="Times New Roman" w:hAnsi="Times New Roman" w:cs="Times New Roman"/>
        </w:rPr>
        <w:t>0913</w:t>
      </w:r>
      <w:r w:rsidR="00964A83" w:rsidRPr="00B923D0">
        <w:rPr>
          <w:rFonts w:ascii="Times New Roman" w:hAnsi="Times New Roman" w:cs="Times New Roman"/>
        </w:rPr>
        <w:t>,</w:t>
      </w:r>
      <w:r w:rsidR="00964A83">
        <w:rPr>
          <w:rFonts w:ascii="Times New Roman" w:hAnsi="Times New Roman" w:cs="Times New Roman"/>
        </w:rPr>
        <w:t xml:space="preserve"> </w:t>
      </w:r>
      <w:r w:rsidR="00964A83" w:rsidRPr="00B923D0">
        <w:rPr>
          <w:rFonts w:ascii="Times New Roman" w:hAnsi="Times New Roman" w:cs="Times New Roman"/>
          <w:i/>
          <w:iCs/>
        </w:rPr>
        <w:t>p</w:t>
      </w:r>
      <w:r w:rsidR="00964A83">
        <w:rPr>
          <w:rFonts w:ascii="Times New Roman" w:hAnsi="Times New Roman" w:cs="Times New Roman"/>
        </w:rPr>
        <w:t xml:space="preserve"> =</w:t>
      </w:r>
      <w:r w:rsidR="00964A83" w:rsidRPr="00B923D0">
        <w:rPr>
          <w:rFonts w:ascii="Times New Roman" w:hAnsi="Times New Roman" w:cs="Times New Roman"/>
        </w:rPr>
        <w:t xml:space="preserve"> 0.</w:t>
      </w:r>
      <w:r w:rsidR="00964A83">
        <w:rPr>
          <w:rFonts w:ascii="Times New Roman" w:hAnsi="Times New Roman" w:cs="Times New Roman"/>
        </w:rPr>
        <w:t xml:space="preserve">212; </w:t>
      </w:r>
      <w:r>
        <w:rPr>
          <w:rFonts w:ascii="Times New Roman" w:hAnsi="Times New Roman" w:cs="Times New Roman"/>
        </w:rPr>
        <w:t xml:space="preserve">Figure 2 </w:t>
      </w:r>
      <w:r w:rsidR="00964A83">
        <w:rPr>
          <w:rFonts w:ascii="Times New Roman" w:hAnsi="Times New Roman" w:cs="Times New Roman"/>
          <w:i/>
          <w:iCs/>
        </w:rPr>
        <w:t>d</w:t>
      </w:r>
      <w:r>
        <w:rPr>
          <w:rFonts w:ascii="Times New Roman" w:hAnsi="Times New Roman" w:cs="Times New Roman"/>
          <w:i/>
          <w:iCs/>
        </w:rPr>
        <w:t>,</w:t>
      </w:r>
      <w:r w:rsidR="003A1B7B">
        <w:rPr>
          <w:rFonts w:ascii="Times New Roman" w:hAnsi="Times New Roman" w:cs="Times New Roman"/>
          <w:i/>
          <w:iCs/>
        </w:rPr>
        <w:t xml:space="preserve"> </w:t>
      </w:r>
      <w:r w:rsidR="00964A83">
        <w:rPr>
          <w:rFonts w:ascii="Times New Roman" w:hAnsi="Times New Roman" w:cs="Times New Roman"/>
          <w:i/>
          <w:iCs/>
        </w:rPr>
        <w:t>f</w:t>
      </w:r>
      <w:r>
        <w:rPr>
          <w:rFonts w:ascii="Times New Roman" w:hAnsi="Times New Roman" w:cs="Times New Roman"/>
          <w:i/>
          <w:iCs/>
        </w:rPr>
        <w:t xml:space="preserve"> </w:t>
      </w:r>
      <w:r w:rsidRPr="00581F54">
        <w:rPr>
          <w:rFonts w:ascii="Times New Roman" w:hAnsi="Times New Roman" w:cs="Times New Roman"/>
        </w:rPr>
        <w:t>&amp;</w:t>
      </w:r>
      <w:r>
        <w:rPr>
          <w:rFonts w:ascii="Times New Roman" w:hAnsi="Times New Roman" w:cs="Times New Roman"/>
          <w:i/>
          <w:iCs/>
        </w:rPr>
        <w:t xml:space="preserve"> </w:t>
      </w:r>
      <w:r w:rsidR="00964A83">
        <w:rPr>
          <w:rFonts w:ascii="Times New Roman" w:hAnsi="Times New Roman" w:cs="Times New Roman"/>
          <w:i/>
          <w:iCs/>
        </w:rPr>
        <w:t xml:space="preserve">e </w:t>
      </w:r>
      <w:r w:rsidR="00964A83">
        <w:rPr>
          <w:rFonts w:ascii="Times New Roman" w:hAnsi="Times New Roman" w:cs="Times New Roman"/>
        </w:rPr>
        <w:t>respectively</w:t>
      </w:r>
      <w:r w:rsidRPr="00B923D0">
        <w:rPr>
          <w:rFonts w:ascii="Times New Roman" w:hAnsi="Times New Roman" w:cs="Times New Roman"/>
        </w:rPr>
        <w:t xml:space="preserve">). </w:t>
      </w:r>
      <w:r w:rsidR="00964A83">
        <w:rPr>
          <w:rFonts w:ascii="Times New Roman" w:hAnsi="Times New Roman" w:cs="Times New Roman"/>
        </w:rPr>
        <w:t>The z-scores revealed that many communities and networks were more similar than expected under the null assortment of species and interactions (dark circles below -1.96</w:t>
      </w:r>
      <w:r w:rsidR="00735FFB">
        <w:rPr>
          <w:rFonts w:ascii="Times New Roman" w:hAnsi="Times New Roman" w:cs="Times New Roman"/>
        </w:rPr>
        <w:t xml:space="preserve"> in Figure 2), while only a few plant communities were more different than expected (dark circles below +1.96 in Figure 2). The gradient dissimilarity was a particularly strong driver of plant community and network composition, resulting in plant communities and networks more similar than expected under null assumptions, with the gradient dissimilarity driving plant communities in very different landscapes to be more different than expected in their composition.</w:t>
      </w:r>
    </w:p>
    <w:p w14:paraId="524B6AF6" w14:textId="3022E0A1" w:rsidR="00327D7F" w:rsidRDefault="009157A9" w:rsidP="00604D8E">
      <w:pPr>
        <w:spacing w:line="480" w:lineRule="auto"/>
        <w:rPr>
          <w:rFonts w:ascii="Times New Roman" w:hAnsi="Times New Roman" w:cs="Times New Roman"/>
        </w:rPr>
      </w:pPr>
      <w:r>
        <w:rPr>
          <w:rFonts w:ascii="Times New Roman" w:hAnsi="Times New Roman" w:cs="Times New Roman"/>
        </w:rPr>
        <w:lastRenderedPageBreak/>
        <w:t xml:space="preserve">Disaggregating the pollinator community shows that it </w:t>
      </w:r>
      <w:r w:rsidR="006B19FA">
        <w:rPr>
          <w:rFonts w:ascii="Times New Roman" w:hAnsi="Times New Roman" w:cs="Times New Roman"/>
        </w:rPr>
        <w:t>wa</w:t>
      </w:r>
      <w:r>
        <w:rPr>
          <w:rFonts w:ascii="Times New Roman" w:hAnsi="Times New Roman" w:cs="Times New Roman"/>
        </w:rPr>
        <w:t>s the bee community respond</w:t>
      </w:r>
      <w:r w:rsidR="006B19FA">
        <w:rPr>
          <w:rFonts w:ascii="Times New Roman" w:hAnsi="Times New Roman" w:cs="Times New Roman"/>
        </w:rPr>
        <w:t>ed</w:t>
      </w:r>
      <w:r>
        <w:rPr>
          <w:rFonts w:ascii="Times New Roman" w:hAnsi="Times New Roman" w:cs="Times New Roman"/>
        </w:rPr>
        <w:t xml:space="preserve"> </w:t>
      </w:r>
      <w:r w:rsidR="00943A9A">
        <w:rPr>
          <w:rFonts w:ascii="Times New Roman" w:hAnsi="Times New Roman" w:cs="Times New Roman"/>
        </w:rPr>
        <w:t xml:space="preserve">neither </w:t>
      </w:r>
      <w:r>
        <w:rPr>
          <w:rFonts w:ascii="Times New Roman" w:hAnsi="Times New Roman" w:cs="Times New Roman"/>
        </w:rPr>
        <w:t xml:space="preserve">to </w:t>
      </w:r>
      <w:r w:rsidR="00943A9A">
        <w:rPr>
          <w:rFonts w:ascii="Times New Roman" w:hAnsi="Times New Roman" w:cs="Times New Roman"/>
        </w:rPr>
        <w:t>environmental</w:t>
      </w:r>
      <w:r w:rsidR="000C076E">
        <w:rPr>
          <w:rFonts w:ascii="Times New Roman" w:hAnsi="Times New Roman" w:cs="Times New Roman"/>
        </w:rPr>
        <w:t xml:space="preserve"> dissimilarity</w:t>
      </w:r>
      <w:r w:rsidR="00943A9A">
        <w:rPr>
          <w:rFonts w:ascii="Times New Roman" w:hAnsi="Times New Roman" w:cs="Times New Roman"/>
        </w:rPr>
        <w:t xml:space="preserve"> nor spatial distance</w:t>
      </w:r>
      <w:r>
        <w:rPr>
          <w:rFonts w:ascii="Times New Roman" w:hAnsi="Times New Roman" w:cs="Times New Roman"/>
        </w:rPr>
        <w:t xml:space="preserve">, while hoverfly composition </w:t>
      </w:r>
      <w:r w:rsidR="006B19FA">
        <w:rPr>
          <w:rFonts w:ascii="Times New Roman" w:hAnsi="Times New Roman" w:cs="Times New Roman"/>
        </w:rPr>
        <w:t xml:space="preserve">did </w:t>
      </w:r>
      <w:r>
        <w:rPr>
          <w:rFonts w:ascii="Times New Roman" w:hAnsi="Times New Roman" w:cs="Times New Roman"/>
        </w:rPr>
        <w:t>respond to spatial distance</w:t>
      </w:r>
      <w:r w:rsidR="00943A9A">
        <w:rPr>
          <w:rFonts w:ascii="Times New Roman" w:hAnsi="Times New Roman" w:cs="Times New Roman"/>
        </w:rPr>
        <w:t xml:space="preserve"> (</w:t>
      </w:r>
      <w:r w:rsidR="00943A9A" w:rsidRPr="00B923D0">
        <w:rPr>
          <w:rFonts w:ascii="Times New Roman" w:hAnsi="Times New Roman" w:cs="Times New Roman"/>
        </w:rPr>
        <w:t xml:space="preserve">Mantel test with </w:t>
      </w:r>
      <w:r w:rsidR="00943A9A">
        <w:rPr>
          <w:rFonts w:ascii="Times New Roman" w:hAnsi="Times New Roman" w:cs="Times New Roman"/>
        </w:rPr>
        <w:t>999</w:t>
      </w:r>
      <w:r w:rsidR="00943A9A" w:rsidRPr="00B923D0">
        <w:rPr>
          <w:rFonts w:ascii="Times New Roman" w:hAnsi="Times New Roman" w:cs="Times New Roman"/>
        </w:rPr>
        <w:t xml:space="preserve"> permutations:</w:t>
      </w:r>
      <w:r w:rsidR="00943A9A">
        <w:rPr>
          <w:rFonts w:ascii="Times New Roman" w:hAnsi="Times New Roman" w:cs="Times New Roman"/>
        </w:rPr>
        <w:t xml:space="preserve"> </w:t>
      </w:r>
      <w:proofErr w:type="spellStart"/>
      <w:r w:rsidR="00943A9A" w:rsidRPr="00B923D0">
        <w:rPr>
          <w:rFonts w:ascii="Times New Roman" w:hAnsi="Times New Roman" w:cs="Times New Roman"/>
          <w:i/>
          <w:iCs/>
        </w:rPr>
        <w:t>r</w:t>
      </w:r>
      <w:r w:rsidR="00943A9A" w:rsidRPr="00B923D0">
        <w:rPr>
          <w:rFonts w:ascii="Times New Roman" w:hAnsi="Times New Roman" w:cs="Times New Roman"/>
          <w:vertAlign w:val="subscript"/>
        </w:rPr>
        <w:t>M</w:t>
      </w:r>
      <w:proofErr w:type="spellEnd"/>
      <w:r w:rsidR="00943A9A">
        <w:rPr>
          <w:rFonts w:ascii="Times New Roman" w:hAnsi="Times New Roman" w:cs="Times New Roman"/>
        </w:rPr>
        <w:t xml:space="preserve"> </w:t>
      </w:r>
      <w:r w:rsidR="00943A9A" w:rsidRPr="00B923D0">
        <w:rPr>
          <w:rFonts w:ascii="Times New Roman" w:hAnsi="Times New Roman" w:cs="Times New Roman"/>
        </w:rPr>
        <w:t xml:space="preserve">= </w:t>
      </w:r>
      <w:r w:rsidR="00943A9A" w:rsidRPr="006C4935">
        <w:rPr>
          <w:rFonts w:ascii="Times New Roman" w:hAnsi="Times New Roman" w:cs="Times New Roman"/>
        </w:rPr>
        <w:t>0.1</w:t>
      </w:r>
      <w:r w:rsidR="00943A9A">
        <w:rPr>
          <w:rFonts w:ascii="Times New Roman" w:hAnsi="Times New Roman" w:cs="Times New Roman"/>
        </w:rPr>
        <w:t>48</w:t>
      </w:r>
      <w:r w:rsidR="00943A9A" w:rsidRPr="00B923D0">
        <w:rPr>
          <w:rFonts w:ascii="Times New Roman" w:hAnsi="Times New Roman" w:cs="Times New Roman"/>
        </w:rPr>
        <w:t>,</w:t>
      </w:r>
      <w:r w:rsidR="00943A9A">
        <w:rPr>
          <w:rFonts w:ascii="Times New Roman" w:hAnsi="Times New Roman" w:cs="Times New Roman"/>
        </w:rPr>
        <w:t xml:space="preserve"> </w:t>
      </w:r>
      <w:r w:rsidR="00943A9A" w:rsidRPr="00B923D0">
        <w:rPr>
          <w:rFonts w:ascii="Times New Roman" w:hAnsi="Times New Roman" w:cs="Times New Roman"/>
          <w:i/>
          <w:iCs/>
        </w:rPr>
        <w:t>p</w:t>
      </w:r>
      <w:r w:rsidR="00943A9A">
        <w:rPr>
          <w:rFonts w:ascii="Times New Roman" w:hAnsi="Times New Roman" w:cs="Times New Roman"/>
        </w:rPr>
        <w:t xml:space="preserve"> =</w:t>
      </w:r>
      <w:r w:rsidR="00943A9A" w:rsidRPr="00B923D0">
        <w:rPr>
          <w:rFonts w:ascii="Times New Roman" w:hAnsi="Times New Roman" w:cs="Times New Roman"/>
        </w:rPr>
        <w:t xml:space="preserve"> 0.</w:t>
      </w:r>
      <w:r w:rsidR="00943A9A">
        <w:rPr>
          <w:rFonts w:ascii="Times New Roman" w:hAnsi="Times New Roman" w:cs="Times New Roman"/>
        </w:rPr>
        <w:t>039</w:t>
      </w:r>
      <w:r w:rsidR="00943A9A" w:rsidRPr="00B923D0">
        <w:rPr>
          <w:rFonts w:ascii="Times New Roman" w:hAnsi="Times New Roman" w:cs="Times New Roman"/>
        </w:rPr>
        <w:t>)</w:t>
      </w:r>
      <w:r w:rsidR="00943A9A">
        <w:rPr>
          <w:rFonts w:ascii="Times New Roman" w:hAnsi="Times New Roman" w:cs="Times New Roman"/>
        </w:rPr>
        <w:t xml:space="preserve"> but not environmental dissimilarity </w:t>
      </w:r>
      <w:r>
        <w:rPr>
          <w:rFonts w:ascii="Times New Roman" w:hAnsi="Times New Roman" w:cs="Times New Roman"/>
        </w:rPr>
        <w:t>(Figure S6).</w:t>
      </w:r>
      <w:r w:rsidR="00E41E51">
        <w:rPr>
          <w:rFonts w:ascii="Times New Roman" w:hAnsi="Times New Roman" w:cs="Times New Roman"/>
        </w:rPr>
        <w:t xml:space="preserve"> </w:t>
      </w:r>
      <w:r w:rsidR="00943A9A">
        <w:rPr>
          <w:rFonts w:ascii="Times New Roman" w:hAnsi="Times New Roman" w:cs="Times New Roman"/>
        </w:rPr>
        <w:t>D</w:t>
      </w:r>
      <w:r w:rsidR="00E41E51">
        <w:rPr>
          <w:rFonts w:ascii="Times New Roman" w:hAnsi="Times New Roman" w:cs="Times New Roman"/>
        </w:rPr>
        <w:t>isaggregating the plant community into introduced and native plant species reveal</w:t>
      </w:r>
      <w:r w:rsidR="006B19FA">
        <w:rPr>
          <w:rFonts w:ascii="Times New Roman" w:hAnsi="Times New Roman" w:cs="Times New Roman"/>
        </w:rPr>
        <w:t>ed</w:t>
      </w:r>
      <w:r w:rsidR="00E41E51">
        <w:rPr>
          <w:rFonts w:ascii="Times New Roman" w:hAnsi="Times New Roman" w:cs="Times New Roman"/>
        </w:rPr>
        <w:t xml:space="preserve"> that the native plant community respond</w:t>
      </w:r>
      <w:r w:rsidR="006B19FA">
        <w:rPr>
          <w:rFonts w:ascii="Times New Roman" w:hAnsi="Times New Roman" w:cs="Times New Roman"/>
        </w:rPr>
        <w:t>ed</w:t>
      </w:r>
      <w:r w:rsidR="00E41E51">
        <w:rPr>
          <w:rFonts w:ascii="Times New Roman" w:hAnsi="Times New Roman" w:cs="Times New Roman"/>
        </w:rPr>
        <w:t xml:space="preserve"> to</w:t>
      </w:r>
      <w:r w:rsidR="00943A9A">
        <w:rPr>
          <w:rFonts w:ascii="Times New Roman" w:hAnsi="Times New Roman" w:cs="Times New Roman"/>
        </w:rPr>
        <w:t xml:space="preserve"> both environmental </w:t>
      </w:r>
      <w:r w:rsidR="000C076E">
        <w:rPr>
          <w:rFonts w:ascii="Times New Roman" w:hAnsi="Times New Roman" w:cs="Times New Roman"/>
        </w:rPr>
        <w:t>dissimilarity</w:t>
      </w:r>
      <w:r w:rsidR="00E41E51">
        <w:rPr>
          <w:rFonts w:ascii="Times New Roman" w:hAnsi="Times New Roman" w:cs="Times New Roman"/>
        </w:rPr>
        <w:t xml:space="preserve"> </w:t>
      </w:r>
      <w:bookmarkStart w:id="5" w:name="_Hlk85194793"/>
      <w:r w:rsidR="00E41E51">
        <w:rPr>
          <w:rFonts w:ascii="Times New Roman" w:hAnsi="Times New Roman" w:cs="Times New Roman"/>
        </w:rPr>
        <w:t>(</w:t>
      </w:r>
      <w:r w:rsidR="00E41E51" w:rsidRPr="00B923D0">
        <w:rPr>
          <w:rFonts w:ascii="Times New Roman" w:hAnsi="Times New Roman" w:cs="Times New Roman"/>
        </w:rPr>
        <w:t xml:space="preserve">Mantel test with </w:t>
      </w:r>
      <w:r w:rsidR="00E41E51">
        <w:rPr>
          <w:rFonts w:ascii="Times New Roman" w:hAnsi="Times New Roman" w:cs="Times New Roman"/>
        </w:rPr>
        <w:t>999</w:t>
      </w:r>
      <w:r w:rsidR="00E41E51" w:rsidRPr="00B923D0">
        <w:rPr>
          <w:rFonts w:ascii="Times New Roman" w:hAnsi="Times New Roman" w:cs="Times New Roman"/>
        </w:rPr>
        <w:t xml:space="preserve"> permutations:</w:t>
      </w:r>
      <w:r w:rsidR="00E41E51">
        <w:rPr>
          <w:rFonts w:ascii="Times New Roman" w:hAnsi="Times New Roman" w:cs="Times New Roman"/>
        </w:rPr>
        <w:t xml:space="preserve"> </w:t>
      </w:r>
      <w:proofErr w:type="spellStart"/>
      <w:r w:rsidR="00943A9A" w:rsidRPr="00B923D0">
        <w:rPr>
          <w:rFonts w:ascii="Times New Roman" w:hAnsi="Times New Roman" w:cs="Times New Roman"/>
          <w:i/>
          <w:iCs/>
        </w:rPr>
        <w:t>r</w:t>
      </w:r>
      <w:r w:rsidR="00943A9A" w:rsidRPr="00B923D0">
        <w:rPr>
          <w:rFonts w:ascii="Times New Roman" w:hAnsi="Times New Roman" w:cs="Times New Roman"/>
          <w:vertAlign w:val="subscript"/>
        </w:rPr>
        <w:t>M</w:t>
      </w:r>
      <w:proofErr w:type="spellEnd"/>
      <w:r w:rsidR="00943A9A">
        <w:rPr>
          <w:rFonts w:ascii="Times New Roman" w:hAnsi="Times New Roman" w:cs="Times New Roman"/>
        </w:rPr>
        <w:t xml:space="preserve"> </w:t>
      </w:r>
      <w:r w:rsidR="00943A9A" w:rsidRPr="00B923D0">
        <w:rPr>
          <w:rFonts w:ascii="Times New Roman" w:hAnsi="Times New Roman" w:cs="Times New Roman"/>
        </w:rPr>
        <w:t xml:space="preserve">= </w:t>
      </w:r>
      <w:r w:rsidR="00943A9A" w:rsidRPr="001764DB">
        <w:rPr>
          <w:rFonts w:ascii="Times New Roman" w:hAnsi="Times New Roman" w:cs="Times New Roman"/>
        </w:rPr>
        <w:t>0.</w:t>
      </w:r>
      <w:r w:rsidR="00943A9A">
        <w:rPr>
          <w:rFonts w:ascii="Times New Roman" w:hAnsi="Times New Roman" w:cs="Times New Roman"/>
        </w:rPr>
        <w:t>2643</w:t>
      </w:r>
      <w:r w:rsidR="00943A9A" w:rsidRPr="00B923D0">
        <w:rPr>
          <w:rFonts w:ascii="Times New Roman" w:hAnsi="Times New Roman" w:cs="Times New Roman"/>
        </w:rPr>
        <w:t>,</w:t>
      </w:r>
      <w:r w:rsidR="00943A9A">
        <w:rPr>
          <w:rFonts w:ascii="Times New Roman" w:hAnsi="Times New Roman" w:cs="Times New Roman"/>
        </w:rPr>
        <w:t xml:space="preserve"> </w:t>
      </w:r>
      <w:r w:rsidR="00943A9A" w:rsidRPr="00B923D0">
        <w:rPr>
          <w:rFonts w:ascii="Times New Roman" w:hAnsi="Times New Roman" w:cs="Times New Roman"/>
          <w:i/>
          <w:iCs/>
        </w:rPr>
        <w:t>p</w:t>
      </w:r>
      <w:r w:rsidR="00943A9A">
        <w:rPr>
          <w:rFonts w:ascii="Times New Roman" w:hAnsi="Times New Roman" w:cs="Times New Roman"/>
        </w:rPr>
        <w:t xml:space="preserve"> =</w:t>
      </w:r>
      <w:r w:rsidR="00943A9A" w:rsidRPr="00B923D0">
        <w:rPr>
          <w:rFonts w:ascii="Times New Roman" w:hAnsi="Times New Roman" w:cs="Times New Roman"/>
        </w:rPr>
        <w:t xml:space="preserve"> 0.</w:t>
      </w:r>
      <w:r w:rsidR="00943A9A">
        <w:rPr>
          <w:rFonts w:ascii="Times New Roman" w:hAnsi="Times New Roman" w:cs="Times New Roman"/>
        </w:rPr>
        <w:t>002</w:t>
      </w:r>
      <w:r w:rsidR="00E41E51" w:rsidRPr="00B923D0">
        <w:rPr>
          <w:rFonts w:ascii="Times New Roman" w:hAnsi="Times New Roman" w:cs="Times New Roman"/>
        </w:rPr>
        <w:t>)</w:t>
      </w:r>
      <w:r w:rsidR="00E41E51">
        <w:rPr>
          <w:rFonts w:ascii="Times New Roman" w:hAnsi="Times New Roman" w:cs="Times New Roman"/>
        </w:rPr>
        <w:t xml:space="preserve"> </w:t>
      </w:r>
      <w:bookmarkEnd w:id="5"/>
      <w:r w:rsidR="00943A9A">
        <w:rPr>
          <w:rFonts w:ascii="Times New Roman" w:hAnsi="Times New Roman" w:cs="Times New Roman"/>
        </w:rPr>
        <w:t>and</w:t>
      </w:r>
      <w:r w:rsidR="00E41E51">
        <w:rPr>
          <w:rFonts w:ascii="Times New Roman" w:hAnsi="Times New Roman" w:cs="Times New Roman"/>
        </w:rPr>
        <w:t xml:space="preserve"> geographical distance (</w:t>
      </w:r>
      <w:r w:rsidR="00943A9A" w:rsidRPr="00B923D0">
        <w:rPr>
          <w:rFonts w:ascii="Times New Roman" w:hAnsi="Times New Roman" w:cs="Times New Roman"/>
        </w:rPr>
        <w:t xml:space="preserve">Mantel test with </w:t>
      </w:r>
      <w:r w:rsidR="00943A9A">
        <w:rPr>
          <w:rFonts w:ascii="Times New Roman" w:hAnsi="Times New Roman" w:cs="Times New Roman"/>
        </w:rPr>
        <w:t>999</w:t>
      </w:r>
      <w:r w:rsidR="00943A9A" w:rsidRPr="00B923D0">
        <w:rPr>
          <w:rFonts w:ascii="Times New Roman" w:hAnsi="Times New Roman" w:cs="Times New Roman"/>
        </w:rPr>
        <w:t xml:space="preserve"> permutations:</w:t>
      </w:r>
      <w:r w:rsidR="00943A9A">
        <w:rPr>
          <w:rFonts w:ascii="Times New Roman" w:hAnsi="Times New Roman" w:cs="Times New Roman"/>
        </w:rPr>
        <w:t xml:space="preserve"> </w:t>
      </w:r>
      <w:proofErr w:type="spellStart"/>
      <w:r w:rsidR="00943A9A" w:rsidRPr="00B923D0">
        <w:rPr>
          <w:rFonts w:ascii="Times New Roman" w:hAnsi="Times New Roman" w:cs="Times New Roman"/>
          <w:i/>
          <w:iCs/>
        </w:rPr>
        <w:t>r</w:t>
      </w:r>
      <w:r w:rsidR="00943A9A" w:rsidRPr="00B923D0">
        <w:rPr>
          <w:rFonts w:ascii="Times New Roman" w:hAnsi="Times New Roman" w:cs="Times New Roman"/>
          <w:vertAlign w:val="subscript"/>
        </w:rPr>
        <w:t>M</w:t>
      </w:r>
      <w:proofErr w:type="spellEnd"/>
      <w:r w:rsidR="00943A9A">
        <w:rPr>
          <w:rFonts w:ascii="Times New Roman" w:hAnsi="Times New Roman" w:cs="Times New Roman"/>
        </w:rPr>
        <w:t xml:space="preserve"> </w:t>
      </w:r>
      <w:r w:rsidR="00943A9A" w:rsidRPr="00B923D0">
        <w:rPr>
          <w:rFonts w:ascii="Times New Roman" w:hAnsi="Times New Roman" w:cs="Times New Roman"/>
        </w:rPr>
        <w:t xml:space="preserve">= </w:t>
      </w:r>
      <w:r w:rsidR="00943A9A" w:rsidRPr="001764DB">
        <w:rPr>
          <w:rFonts w:ascii="Times New Roman" w:hAnsi="Times New Roman" w:cs="Times New Roman"/>
        </w:rPr>
        <w:t>0.</w:t>
      </w:r>
      <w:r w:rsidR="00943A9A">
        <w:rPr>
          <w:rFonts w:ascii="Times New Roman" w:hAnsi="Times New Roman" w:cs="Times New Roman"/>
        </w:rPr>
        <w:t>3486</w:t>
      </w:r>
      <w:r w:rsidR="00943A9A" w:rsidRPr="00B923D0">
        <w:rPr>
          <w:rFonts w:ascii="Times New Roman" w:hAnsi="Times New Roman" w:cs="Times New Roman"/>
        </w:rPr>
        <w:t>,</w:t>
      </w:r>
      <w:r w:rsidR="00943A9A">
        <w:rPr>
          <w:rFonts w:ascii="Times New Roman" w:hAnsi="Times New Roman" w:cs="Times New Roman"/>
        </w:rPr>
        <w:t xml:space="preserve"> </w:t>
      </w:r>
      <w:r w:rsidR="00943A9A" w:rsidRPr="00B923D0">
        <w:rPr>
          <w:rFonts w:ascii="Times New Roman" w:hAnsi="Times New Roman" w:cs="Times New Roman"/>
          <w:i/>
          <w:iCs/>
        </w:rPr>
        <w:t>p</w:t>
      </w:r>
      <w:r w:rsidR="00943A9A">
        <w:rPr>
          <w:rFonts w:ascii="Times New Roman" w:hAnsi="Times New Roman" w:cs="Times New Roman"/>
        </w:rPr>
        <w:t xml:space="preserve"> =</w:t>
      </w:r>
      <w:r w:rsidR="00943A9A" w:rsidRPr="00B923D0">
        <w:rPr>
          <w:rFonts w:ascii="Times New Roman" w:hAnsi="Times New Roman" w:cs="Times New Roman"/>
        </w:rPr>
        <w:t xml:space="preserve"> 0.</w:t>
      </w:r>
      <w:r w:rsidR="00943A9A">
        <w:rPr>
          <w:rFonts w:ascii="Times New Roman" w:hAnsi="Times New Roman" w:cs="Times New Roman"/>
        </w:rPr>
        <w:t xml:space="preserve">001; </w:t>
      </w:r>
      <w:r w:rsidR="00E41E51">
        <w:rPr>
          <w:rFonts w:ascii="Times New Roman" w:hAnsi="Times New Roman" w:cs="Times New Roman"/>
        </w:rPr>
        <w:t>Figure S7 a-b), while the introduced plant community composition</w:t>
      </w:r>
      <w:r w:rsidR="00943A9A">
        <w:rPr>
          <w:rFonts w:ascii="Times New Roman" w:hAnsi="Times New Roman" w:cs="Times New Roman"/>
        </w:rPr>
        <w:t xml:space="preserve"> responded to environmental dissimilarity (</w:t>
      </w:r>
      <w:r w:rsidR="00943A9A" w:rsidRPr="00B923D0">
        <w:rPr>
          <w:rFonts w:ascii="Times New Roman" w:hAnsi="Times New Roman" w:cs="Times New Roman"/>
        </w:rPr>
        <w:t xml:space="preserve">Mantel test with </w:t>
      </w:r>
      <w:r w:rsidR="00943A9A">
        <w:rPr>
          <w:rFonts w:ascii="Times New Roman" w:hAnsi="Times New Roman" w:cs="Times New Roman"/>
        </w:rPr>
        <w:t>999</w:t>
      </w:r>
      <w:r w:rsidR="00943A9A" w:rsidRPr="00B923D0">
        <w:rPr>
          <w:rFonts w:ascii="Times New Roman" w:hAnsi="Times New Roman" w:cs="Times New Roman"/>
        </w:rPr>
        <w:t xml:space="preserve"> permutations:</w:t>
      </w:r>
      <w:r w:rsidR="00943A9A">
        <w:rPr>
          <w:rFonts w:ascii="Times New Roman" w:hAnsi="Times New Roman" w:cs="Times New Roman"/>
        </w:rPr>
        <w:t xml:space="preserve"> </w:t>
      </w:r>
      <w:proofErr w:type="spellStart"/>
      <w:r w:rsidR="00943A9A" w:rsidRPr="00B923D0">
        <w:rPr>
          <w:rFonts w:ascii="Times New Roman" w:hAnsi="Times New Roman" w:cs="Times New Roman"/>
          <w:i/>
          <w:iCs/>
        </w:rPr>
        <w:t>r</w:t>
      </w:r>
      <w:r w:rsidR="00943A9A" w:rsidRPr="00B923D0">
        <w:rPr>
          <w:rFonts w:ascii="Times New Roman" w:hAnsi="Times New Roman" w:cs="Times New Roman"/>
          <w:vertAlign w:val="subscript"/>
        </w:rPr>
        <w:t>M</w:t>
      </w:r>
      <w:proofErr w:type="spellEnd"/>
      <w:r w:rsidR="00943A9A">
        <w:rPr>
          <w:rFonts w:ascii="Times New Roman" w:hAnsi="Times New Roman" w:cs="Times New Roman"/>
        </w:rPr>
        <w:t xml:space="preserve"> </w:t>
      </w:r>
      <w:r w:rsidR="00943A9A" w:rsidRPr="00B923D0">
        <w:rPr>
          <w:rFonts w:ascii="Times New Roman" w:hAnsi="Times New Roman" w:cs="Times New Roman"/>
        </w:rPr>
        <w:t xml:space="preserve">= </w:t>
      </w:r>
      <w:r w:rsidR="00943A9A" w:rsidRPr="001764DB">
        <w:rPr>
          <w:rFonts w:ascii="Times New Roman" w:hAnsi="Times New Roman" w:cs="Times New Roman"/>
        </w:rPr>
        <w:t>0.1</w:t>
      </w:r>
      <w:r w:rsidR="00943A9A">
        <w:rPr>
          <w:rFonts w:ascii="Times New Roman" w:hAnsi="Times New Roman" w:cs="Times New Roman"/>
        </w:rPr>
        <w:t>989</w:t>
      </w:r>
      <w:r w:rsidR="00943A9A" w:rsidRPr="00B923D0">
        <w:rPr>
          <w:rFonts w:ascii="Times New Roman" w:hAnsi="Times New Roman" w:cs="Times New Roman"/>
        </w:rPr>
        <w:t>,</w:t>
      </w:r>
      <w:r w:rsidR="00943A9A">
        <w:rPr>
          <w:rFonts w:ascii="Times New Roman" w:hAnsi="Times New Roman" w:cs="Times New Roman"/>
        </w:rPr>
        <w:t xml:space="preserve"> </w:t>
      </w:r>
      <w:r w:rsidR="00943A9A" w:rsidRPr="00B923D0">
        <w:rPr>
          <w:rFonts w:ascii="Times New Roman" w:hAnsi="Times New Roman" w:cs="Times New Roman"/>
          <w:i/>
          <w:iCs/>
        </w:rPr>
        <w:t>p</w:t>
      </w:r>
      <w:r w:rsidR="00943A9A">
        <w:rPr>
          <w:rFonts w:ascii="Times New Roman" w:hAnsi="Times New Roman" w:cs="Times New Roman"/>
        </w:rPr>
        <w:t xml:space="preserve"> =</w:t>
      </w:r>
      <w:r w:rsidR="00943A9A" w:rsidRPr="00B923D0">
        <w:rPr>
          <w:rFonts w:ascii="Times New Roman" w:hAnsi="Times New Roman" w:cs="Times New Roman"/>
        </w:rPr>
        <w:t xml:space="preserve"> 0.</w:t>
      </w:r>
      <w:r w:rsidR="00943A9A">
        <w:rPr>
          <w:rFonts w:ascii="Times New Roman" w:hAnsi="Times New Roman" w:cs="Times New Roman"/>
        </w:rPr>
        <w:t>027</w:t>
      </w:r>
      <w:r w:rsidR="00943A9A" w:rsidRPr="00B923D0">
        <w:rPr>
          <w:rFonts w:ascii="Times New Roman" w:hAnsi="Times New Roman" w:cs="Times New Roman"/>
        </w:rPr>
        <w:t>)</w:t>
      </w:r>
      <w:r w:rsidR="00943A9A">
        <w:rPr>
          <w:rFonts w:ascii="Times New Roman" w:hAnsi="Times New Roman" w:cs="Times New Roman"/>
        </w:rPr>
        <w:t xml:space="preserve"> but</w:t>
      </w:r>
      <w:r w:rsidR="00E41E51">
        <w:rPr>
          <w:rFonts w:ascii="Times New Roman" w:hAnsi="Times New Roman" w:cs="Times New Roman"/>
        </w:rPr>
        <w:t xml:space="preserve"> </w:t>
      </w:r>
      <w:r w:rsidR="00943A9A">
        <w:rPr>
          <w:rFonts w:ascii="Times New Roman" w:hAnsi="Times New Roman" w:cs="Times New Roman"/>
        </w:rPr>
        <w:t xml:space="preserve">not </w:t>
      </w:r>
      <w:r w:rsidR="00E41E51">
        <w:rPr>
          <w:rFonts w:ascii="Times New Roman" w:hAnsi="Times New Roman" w:cs="Times New Roman"/>
        </w:rPr>
        <w:t>to geographical distance (Figure S7 c-d).</w:t>
      </w:r>
    </w:p>
    <w:p w14:paraId="2B33C80E" w14:textId="11D277D2" w:rsidR="00327D7F" w:rsidRPr="00604D8E" w:rsidRDefault="00327D7F" w:rsidP="00604D8E">
      <w:pPr>
        <w:spacing w:line="480" w:lineRule="auto"/>
        <w:rPr>
          <w:rFonts w:ascii="Times New Roman" w:hAnsi="Times New Roman" w:cs="Times New Roman"/>
        </w:rPr>
        <w:sectPr w:rsidR="00327D7F" w:rsidRPr="00604D8E" w:rsidSect="00AF3D28">
          <w:type w:val="continuous"/>
          <w:pgSz w:w="11906" w:h="16838"/>
          <w:pgMar w:top="1440" w:right="1440" w:bottom="1440" w:left="1440" w:header="709" w:footer="709" w:gutter="0"/>
          <w:lnNumType w:countBy="1" w:restart="continuous"/>
          <w:cols w:space="708"/>
          <w:docGrid w:linePitch="360"/>
        </w:sectPr>
      </w:pPr>
    </w:p>
    <w:p w14:paraId="58791617" w14:textId="57968C34" w:rsidR="00AF3D28" w:rsidRDefault="004667D1" w:rsidP="007A52D7">
      <w:pPr>
        <w:spacing w:line="480" w:lineRule="auto"/>
        <w:rPr>
          <w:rFonts w:ascii="Times New Roman" w:hAnsi="Times New Roman" w:cs="Times New Roman"/>
        </w:rPr>
        <w:sectPr w:rsidR="00AF3D28" w:rsidSect="00DE5AC9">
          <w:pgSz w:w="16838" w:h="11906" w:orient="landscape"/>
          <w:pgMar w:top="1440" w:right="1440" w:bottom="1440" w:left="1440" w:header="709" w:footer="709" w:gutter="0"/>
          <w:lnNumType w:countBy="1" w:restart="continuous"/>
          <w:cols w:space="708"/>
          <w:docGrid w:linePitch="360"/>
        </w:sectPr>
      </w:pPr>
      <w:r>
        <w:rPr>
          <w:rFonts w:ascii="Times New Roman" w:hAnsi="Times New Roman" w:cs="Times New Roman"/>
          <w:noProof/>
        </w:rPr>
        <w:lastRenderedPageBreak/>
        <w:drawing>
          <wp:inline distT="0" distB="0" distL="0" distR="0" wp14:anchorId="458D8A3F" wp14:editId="450EABC0">
            <wp:extent cx="9103057" cy="5723202"/>
            <wp:effectExtent l="0" t="0" r="317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a:extLst>
                        <a:ext uri="{28A0092B-C50C-407E-A947-70E740481C1C}">
                          <a14:useLocalDpi xmlns:a14="http://schemas.microsoft.com/office/drawing/2010/main" val="0"/>
                        </a:ext>
                      </a:extLst>
                    </a:blip>
                    <a:srcRect l="5851" r="4684"/>
                    <a:stretch/>
                  </pic:blipFill>
                  <pic:spPr bwMode="auto">
                    <a:xfrm>
                      <a:off x="0" y="0"/>
                      <a:ext cx="9109269" cy="5727107"/>
                    </a:xfrm>
                    <a:prstGeom prst="rect">
                      <a:avLst/>
                    </a:prstGeom>
                    <a:ln>
                      <a:noFill/>
                    </a:ln>
                    <a:extLst>
                      <a:ext uri="{53640926-AAD7-44D8-BBD7-CCE9431645EC}">
                        <a14:shadowObscured xmlns:a14="http://schemas.microsoft.com/office/drawing/2010/main"/>
                      </a:ext>
                    </a:extLst>
                  </pic:spPr>
                </pic:pic>
              </a:graphicData>
            </a:graphic>
          </wp:inline>
        </w:drawing>
      </w:r>
    </w:p>
    <w:p w14:paraId="22BAD899" w14:textId="1D18427C" w:rsidR="00604D8E" w:rsidRPr="00604D8E" w:rsidRDefault="007A52D7" w:rsidP="007A52D7">
      <w:pPr>
        <w:spacing w:line="480" w:lineRule="auto"/>
        <w:rPr>
          <w:rFonts w:ascii="Times New Roman" w:hAnsi="Times New Roman" w:cs="Times New Roman"/>
        </w:rPr>
      </w:pPr>
      <w:r>
        <w:rPr>
          <w:rFonts w:ascii="Times New Roman" w:hAnsi="Times New Roman" w:cs="Times New Roman"/>
        </w:rPr>
        <w:lastRenderedPageBreak/>
        <w:t xml:space="preserve">Figure 3. </w:t>
      </w:r>
      <w:bookmarkStart w:id="6" w:name="_Hlk53995007"/>
      <w:r w:rsidR="004667D1">
        <w:rPr>
          <w:rFonts w:ascii="Times New Roman" w:hAnsi="Times New Roman" w:cs="Times New Roman"/>
        </w:rPr>
        <w:t>Diss</w:t>
      </w:r>
      <w:r>
        <w:rPr>
          <w:rFonts w:ascii="Times New Roman" w:hAnsi="Times New Roman" w:cs="Times New Roman"/>
        </w:rPr>
        <w:t>imilarity in the composition of plants</w:t>
      </w:r>
      <w:r w:rsidR="004667D1">
        <w:rPr>
          <w:rFonts w:ascii="Times New Roman" w:hAnsi="Times New Roman" w:cs="Times New Roman"/>
        </w:rPr>
        <w:t xml:space="preserve"> (a, d)</w:t>
      </w:r>
      <w:r>
        <w:rPr>
          <w:rFonts w:ascii="Times New Roman" w:hAnsi="Times New Roman" w:cs="Times New Roman"/>
        </w:rPr>
        <w:t xml:space="preserve">, pollinators </w:t>
      </w:r>
      <w:r w:rsidR="004667D1">
        <w:rPr>
          <w:rFonts w:ascii="Times New Roman" w:hAnsi="Times New Roman" w:cs="Times New Roman"/>
        </w:rPr>
        <w:t xml:space="preserve">(b, e) </w:t>
      </w:r>
      <w:r>
        <w:rPr>
          <w:rFonts w:ascii="Times New Roman" w:hAnsi="Times New Roman" w:cs="Times New Roman"/>
        </w:rPr>
        <w:t xml:space="preserve">and their interactions </w:t>
      </w:r>
      <w:r w:rsidR="004667D1">
        <w:rPr>
          <w:rFonts w:ascii="Times New Roman" w:hAnsi="Times New Roman" w:cs="Times New Roman"/>
        </w:rPr>
        <w:t>(c, f)</w:t>
      </w:r>
      <w:r w:rsidR="00547EC1">
        <w:rPr>
          <w:rFonts w:ascii="Times New Roman" w:hAnsi="Times New Roman" w:cs="Times New Roman"/>
        </w:rPr>
        <w:t xml:space="preserve"> </w:t>
      </w:r>
      <w:r>
        <w:rPr>
          <w:rFonts w:ascii="Times New Roman" w:hAnsi="Times New Roman" w:cs="Times New Roman"/>
        </w:rPr>
        <w:t xml:space="preserve">networks as a function of spatial (a-c) and environmental distance (d-f). To reduce the effect of differing </w:t>
      </w:r>
      <w:r w:rsidR="002142E1">
        <w:rPr>
          <w:rFonts w:ascii="Times New Roman" w:hAnsi="Times New Roman" w:cs="Times New Roman"/>
        </w:rPr>
        <w:t>α</w:t>
      </w:r>
      <w:r>
        <w:rPr>
          <w:rFonts w:ascii="Times New Roman" w:hAnsi="Times New Roman" w:cs="Times New Roman"/>
        </w:rPr>
        <w:t xml:space="preserve"> diversities, we calculated z-scores as a measure of deviation from randomness. </w:t>
      </w:r>
      <w:r w:rsidR="0009161A" w:rsidRPr="0009161A">
        <w:rPr>
          <w:rFonts w:ascii="Times New Roman" w:hAnsi="Times New Roman" w:cs="Times New Roman"/>
          <w:i/>
          <w:iCs/>
        </w:rPr>
        <w:t>z</w:t>
      </w:r>
      <w:r w:rsidR="0009161A" w:rsidRPr="0009161A">
        <w:rPr>
          <w:rFonts w:ascii="Times New Roman" w:hAnsi="Times New Roman" w:cs="Times New Roman"/>
        </w:rPr>
        <w:t>-scores were given as (</w:t>
      </w:r>
      <w:r w:rsidR="0009161A" w:rsidRPr="0009161A">
        <w:rPr>
          <w:rFonts w:ascii="Times New Roman" w:hAnsi="Times New Roman" w:cs="Times New Roman"/>
          <w:i/>
          <w:iCs/>
        </w:rPr>
        <w:t>β</w:t>
      </w:r>
      <w:proofErr w:type="spellStart"/>
      <w:r w:rsidR="0009161A" w:rsidRPr="0009161A">
        <w:rPr>
          <w:rFonts w:ascii="Times New Roman" w:hAnsi="Times New Roman" w:cs="Times New Roman"/>
          <w:vertAlign w:val="subscript"/>
        </w:rPr>
        <w:t>emperical</w:t>
      </w:r>
      <w:proofErr w:type="spellEnd"/>
      <w:r w:rsidR="0009161A" w:rsidRPr="0009161A">
        <w:rPr>
          <w:rFonts w:ascii="Times New Roman" w:hAnsi="Times New Roman" w:cs="Times New Roman"/>
        </w:rPr>
        <w:t> </w:t>
      </w:r>
      <w:r w:rsidR="00030220">
        <w:rPr>
          <w:rFonts w:ascii="Times New Roman" w:hAnsi="Times New Roman" w:cs="Times New Roman"/>
        </w:rPr>
        <w:t>– mean(</w:t>
      </w:r>
      <w:r w:rsidR="00030220" w:rsidRPr="0009161A">
        <w:rPr>
          <w:rFonts w:ascii="Times New Roman" w:hAnsi="Times New Roman" w:cs="Times New Roman"/>
          <w:i/>
          <w:iCs/>
        </w:rPr>
        <w:t>β</w:t>
      </w:r>
      <w:r w:rsidR="00030220">
        <w:rPr>
          <w:rFonts w:ascii="Times New Roman" w:hAnsi="Times New Roman" w:cs="Times New Roman"/>
          <w:vertAlign w:val="subscript"/>
        </w:rPr>
        <w:t>resampled</w:t>
      </w:r>
      <w:r w:rsidR="0009161A" w:rsidRPr="0009161A">
        <w:rPr>
          <w:rFonts w:ascii="Times New Roman" w:hAnsi="Times New Roman" w:cs="Times New Roman"/>
        </w:rPr>
        <w:t>)</w:t>
      </w:r>
      <w:r w:rsidR="00030220">
        <w:rPr>
          <w:rFonts w:ascii="Times New Roman" w:hAnsi="Times New Roman" w:cs="Times New Roman"/>
        </w:rPr>
        <w:t>)</w:t>
      </w:r>
      <w:r w:rsidR="0009161A" w:rsidRPr="0009161A">
        <w:rPr>
          <w:rFonts w:ascii="Times New Roman" w:hAnsi="Times New Roman" w:cs="Times New Roman"/>
        </w:rPr>
        <w:t>/</w:t>
      </w:r>
      <w:proofErr w:type="spellStart"/>
      <w:r w:rsidR="0009161A" w:rsidRPr="0009161A">
        <w:rPr>
          <w:rFonts w:ascii="Times New Roman" w:hAnsi="Times New Roman" w:cs="Times New Roman"/>
        </w:rPr>
        <w:t>SD</w:t>
      </w:r>
      <w:r w:rsidR="0009161A" w:rsidRPr="0009161A">
        <w:rPr>
          <w:rFonts w:ascii="Times New Roman" w:hAnsi="Times New Roman" w:cs="Times New Roman"/>
          <w:vertAlign w:val="subscript"/>
        </w:rPr>
        <w:t>resampled</w:t>
      </w:r>
      <w:proofErr w:type="spellEnd"/>
      <w:r w:rsidR="0009161A" w:rsidRPr="0009161A">
        <w:rPr>
          <w:rFonts w:ascii="Times New Roman" w:hAnsi="Times New Roman" w:cs="Times New Roman"/>
        </w:rPr>
        <w:t>, where </w:t>
      </w:r>
      <w:r w:rsidR="0009161A" w:rsidRPr="0009161A">
        <w:rPr>
          <w:rFonts w:ascii="Times New Roman" w:hAnsi="Times New Roman" w:cs="Times New Roman"/>
          <w:i/>
          <w:iCs/>
        </w:rPr>
        <w:t>β</w:t>
      </w:r>
      <w:proofErr w:type="spellStart"/>
      <w:r w:rsidR="0009161A" w:rsidRPr="0009161A">
        <w:rPr>
          <w:rFonts w:ascii="Times New Roman" w:hAnsi="Times New Roman" w:cs="Times New Roman"/>
          <w:vertAlign w:val="subscript"/>
        </w:rPr>
        <w:t>emperical</w:t>
      </w:r>
      <w:proofErr w:type="spellEnd"/>
      <w:r w:rsidR="0009161A" w:rsidRPr="0009161A">
        <w:rPr>
          <w:rFonts w:ascii="Times New Roman" w:hAnsi="Times New Roman" w:cs="Times New Roman"/>
        </w:rPr>
        <w:t xml:space="preserve"> is the empirical similarity between two networks, </w:t>
      </w:r>
      <w:r w:rsidR="00030220">
        <w:rPr>
          <w:rFonts w:ascii="Times New Roman" w:hAnsi="Times New Roman" w:cs="Times New Roman"/>
        </w:rPr>
        <w:t>mean(</w:t>
      </w:r>
      <w:r w:rsidR="00030220" w:rsidRPr="0009161A">
        <w:rPr>
          <w:rFonts w:ascii="Times New Roman" w:hAnsi="Times New Roman" w:cs="Times New Roman"/>
          <w:i/>
          <w:iCs/>
        </w:rPr>
        <w:t>β</w:t>
      </w:r>
      <w:r w:rsidR="00030220">
        <w:rPr>
          <w:rFonts w:ascii="Times New Roman" w:hAnsi="Times New Roman" w:cs="Times New Roman"/>
          <w:vertAlign w:val="subscript"/>
        </w:rPr>
        <w:t>resampled</w:t>
      </w:r>
      <w:r w:rsidR="00030220" w:rsidRPr="0009161A">
        <w:rPr>
          <w:rFonts w:ascii="Times New Roman" w:hAnsi="Times New Roman" w:cs="Times New Roman"/>
        </w:rPr>
        <w:t>)</w:t>
      </w:r>
      <w:r w:rsidR="00030220">
        <w:rPr>
          <w:rFonts w:ascii="Times New Roman" w:hAnsi="Times New Roman" w:cs="Times New Roman"/>
        </w:rPr>
        <w:t xml:space="preserve"> </w:t>
      </w:r>
      <w:r w:rsidR="0009161A" w:rsidRPr="0009161A">
        <w:rPr>
          <w:rFonts w:ascii="Times New Roman" w:hAnsi="Times New Roman" w:cs="Times New Roman"/>
        </w:rPr>
        <w:t xml:space="preserve">and </w:t>
      </w:r>
      <w:proofErr w:type="spellStart"/>
      <w:r w:rsidR="0009161A" w:rsidRPr="0009161A">
        <w:rPr>
          <w:rFonts w:ascii="Times New Roman" w:hAnsi="Times New Roman" w:cs="Times New Roman"/>
        </w:rPr>
        <w:t>SD</w:t>
      </w:r>
      <w:r w:rsidR="0009161A" w:rsidRPr="0009161A">
        <w:rPr>
          <w:rFonts w:ascii="Times New Roman" w:hAnsi="Times New Roman" w:cs="Times New Roman"/>
          <w:vertAlign w:val="subscript"/>
        </w:rPr>
        <w:t>resampled</w:t>
      </w:r>
      <w:proofErr w:type="spellEnd"/>
      <w:r w:rsidR="0009161A" w:rsidRPr="0009161A">
        <w:rPr>
          <w:rFonts w:ascii="Times New Roman" w:hAnsi="Times New Roman" w:cs="Times New Roman"/>
        </w:rPr>
        <w:t> are the mean and standard deviation of the similarities when performing 1000 random assortments of species and interactions, respectively. Positive and negative</w:t>
      </w:r>
      <w:r w:rsidR="000C076E">
        <w:rPr>
          <w:rFonts w:ascii="Times New Roman" w:hAnsi="Times New Roman" w:cs="Times New Roman"/>
        </w:rPr>
        <w:t xml:space="preserve"> </w:t>
      </w:r>
      <w:r w:rsidR="0009161A" w:rsidRPr="0009161A">
        <w:rPr>
          <w:rFonts w:ascii="Times New Roman" w:hAnsi="Times New Roman" w:cs="Times New Roman"/>
          <w:i/>
          <w:iCs/>
        </w:rPr>
        <w:t>z</w:t>
      </w:r>
      <w:r w:rsidR="0009161A" w:rsidRPr="0009161A">
        <w:rPr>
          <w:rFonts w:ascii="Times New Roman" w:hAnsi="Times New Roman" w:cs="Times New Roman"/>
        </w:rPr>
        <w:t xml:space="preserve">-scores signify higher and lower similarity, respectively, than expected from </w:t>
      </w:r>
      <w:r w:rsidR="003E6728">
        <w:rPr>
          <w:rFonts w:ascii="Times New Roman" w:hAnsi="Times New Roman" w:cs="Times New Roman"/>
        </w:rPr>
        <w:t>null</w:t>
      </w:r>
      <w:r w:rsidR="0009161A" w:rsidRPr="0009161A">
        <w:rPr>
          <w:rFonts w:ascii="Times New Roman" w:hAnsi="Times New Roman" w:cs="Times New Roman"/>
        </w:rPr>
        <w:t xml:space="preserve"> distributions of species and interactions. </w:t>
      </w:r>
      <w:r w:rsidR="003E6728">
        <w:rPr>
          <w:rFonts w:ascii="Times New Roman" w:hAnsi="Times New Roman" w:cs="Times New Roman"/>
        </w:rPr>
        <w:t>Dark</w:t>
      </w:r>
      <w:r w:rsidR="0009161A" w:rsidRPr="0009161A">
        <w:rPr>
          <w:rFonts w:ascii="Times New Roman" w:hAnsi="Times New Roman" w:cs="Times New Roman"/>
        </w:rPr>
        <w:t xml:space="preserve"> circles indicate that a given empirical pairwise comparison differed significantly from the resampled values, and grey dashed lines mark the boundary between 1.96 and −1.96.</w:t>
      </w:r>
    </w:p>
    <w:bookmarkEnd w:id="6"/>
    <w:p w14:paraId="18D6F316" w14:textId="4C5A7C93" w:rsidR="00943A9A" w:rsidRPr="00604D8E" w:rsidRDefault="00071834" w:rsidP="00943A9A">
      <w:pPr>
        <w:spacing w:line="480" w:lineRule="auto"/>
        <w:rPr>
          <w:rFonts w:ascii="Times New Roman" w:hAnsi="Times New Roman" w:cs="Times New Roman"/>
        </w:rPr>
      </w:pPr>
      <w:r>
        <w:rPr>
          <w:rFonts w:ascii="Times New Roman" w:hAnsi="Times New Roman" w:cs="Times New Roman"/>
        </w:rPr>
        <w:t xml:space="preserve">Variation partitioning produced qualitatively similar results (see Figure S8), </w:t>
      </w:r>
      <w:r w:rsidR="00943A9A">
        <w:rPr>
          <w:rFonts w:ascii="Times New Roman" w:hAnsi="Times New Roman" w:cs="Times New Roman"/>
        </w:rPr>
        <w:t xml:space="preserve">where the pure environmental component explained more variation than the pure spatial component in each community and the interaction networks, confirming that in a heavily modified region it was the anthropogenic environmental variables that structured communities more than spatial distance. Adding the plant and pollinator community change as explanatory matrices to the network variation partitioning explained additional </w:t>
      </w:r>
      <w:r w:rsidR="001750BB">
        <w:rPr>
          <w:rFonts w:ascii="Times New Roman" w:hAnsi="Times New Roman" w:cs="Times New Roman"/>
        </w:rPr>
        <w:t xml:space="preserve">interaction </w:t>
      </w:r>
      <w:r w:rsidR="00943A9A">
        <w:rPr>
          <w:rFonts w:ascii="Times New Roman" w:hAnsi="Times New Roman" w:cs="Times New Roman"/>
        </w:rPr>
        <w:t xml:space="preserve">variation (Figure S8 c </w:t>
      </w:r>
      <w:r w:rsidR="00943A9A" w:rsidRPr="00943A9A">
        <w:rPr>
          <w:rFonts w:ascii="Times New Roman" w:hAnsi="Times New Roman" w:cs="Times New Roman"/>
          <w:i/>
          <w:iCs/>
        </w:rPr>
        <w:t>-</w:t>
      </w:r>
      <w:r w:rsidR="00943A9A">
        <w:rPr>
          <w:rFonts w:ascii="Times New Roman" w:hAnsi="Times New Roman" w:cs="Times New Roman"/>
          <w:i/>
          <w:iCs/>
        </w:rPr>
        <w:t xml:space="preserve"> </w:t>
      </w:r>
      <w:r w:rsidR="00943A9A" w:rsidRPr="00943A9A">
        <w:rPr>
          <w:rFonts w:ascii="Times New Roman" w:hAnsi="Times New Roman" w:cs="Times New Roman"/>
          <w:i/>
          <w:iCs/>
        </w:rPr>
        <w:t>f</w:t>
      </w:r>
      <w:r w:rsidR="00943A9A">
        <w:rPr>
          <w:rFonts w:ascii="Times New Roman" w:hAnsi="Times New Roman" w:cs="Times New Roman"/>
        </w:rPr>
        <w:t>), yet there w</w:t>
      </w:r>
      <w:r w:rsidR="001750BB">
        <w:rPr>
          <w:rFonts w:ascii="Times New Roman" w:hAnsi="Times New Roman" w:cs="Times New Roman"/>
        </w:rPr>
        <w:t>ere</w:t>
      </w:r>
      <w:r w:rsidR="00943A9A">
        <w:rPr>
          <w:rFonts w:ascii="Times New Roman" w:hAnsi="Times New Roman" w:cs="Times New Roman"/>
        </w:rPr>
        <w:t xml:space="preserve"> still large proportions of explained variation related to the purely environmental or spatial data indicating that interaction networks have biogeographic patterns not determined solely by their respective </w:t>
      </w:r>
      <w:r w:rsidR="001750BB">
        <w:rPr>
          <w:rFonts w:ascii="Times New Roman" w:hAnsi="Times New Roman" w:cs="Times New Roman"/>
        </w:rPr>
        <w:t>communities</w:t>
      </w:r>
      <w:r w:rsidR="00943A9A">
        <w:rPr>
          <w:rFonts w:ascii="Times New Roman" w:hAnsi="Times New Roman" w:cs="Times New Roman"/>
        </w:rPr>
        <w:t>.</w:t>
      </w:r>
    </w:p>
    <w:p w14:paraId="7221AAEC" w14:textId="4BBAC0FA" w:rsidR="007A52D7" w:rsidRPr="00A331AA" w:rsidRDefault="005A39C7" w:rsidP="00D1164B">
      <w:pPr>
        <w:pStyle w:val="Heading2"/>
        <w:numPr>
          <w:ilvl w:val="0"/>
          <w:numId w:val="26"/>
        </w:numPr>
        <w:spacing w:after="120" w:line="360" w:lineRule="auto"/>
        <w:rPr>
          <w:rFonts w:ascii="Times New Roman" w:hAnsi="Times New Roman" w:cs="Times New Roman"/>
          <w:color w:val="auto"/>
          <w:sz w:val="24"/>
          <w:szCs w:val="24"/>
        </w:rPr>
      </w:pPr>
      <w:r w:rsidRPr="00A331AA">
        <w:rPr>
          <w:rFonts w:ascii="Times New Roman" w:hAnsi="Times New Roman" w:cs="Times New Roman"/>
          <w:color w:val="auto"/>
          <w:sz w:val="24"/>
          <w:szCs w:val="24"/>
        </w:rPr>
        <w:t>Drivers</w:t>
      </w:r>
      <w:r w:rsidR="007A52D7" w:rsidRPr="00A331AA">
        <w:rPr>
          <w:rFonts w:ascii="Times New Roman" w:hAnsi="Times New Roman" w:cs="Times New Roman"/>
          <w:color w:val="auto"/>
          <w:sz w:val="24"/>
          <w:szCs w:val="24"/>
        </w:rPr>
        <w:t xml:space="preserve"> of Interaction Turnover</w:t>
      </w:r>
    </w:p>
    <w:p w14:paraId="3CF80BE9" w14:textId="390BF2AD" w:rsidR="00327D7F" w:rsidRDefault="00185FF2" w:rsidP="00604D8E">
      <w:pPr>
        <w:spacing w:line="480" w:lineRule="auto"/>
        <w:rPr>
          <w:rFonts w:ascii="Times New Roman" w:hAnsi="Times New Roman" w:cs="Times New Roman"/>
        </w:rPr>
      </w:pPr>
      <w:r>
        <w:rPr>
          <w:rFonts w:ascii="Times New Roman" w:hAnsi="Times New Roman" w:cs="Times New Roman"/>
          <w:noProof/>
        </w:rPr>
        <w:t>Interaction turnover was dominated by species</w:t>
      </w:r>
      <w:r w:rsidR="00B017BC">
        <w:rPr>
          <w:rFonts w:ascii="Times New Roman" w:hAnsi="Times New Roman" w:cs="Times New Roman"/>
          <w:noProof/>
        </w:rPr>
        <w:t>-</w:t>
      </w:r>
      <w:r>
        <w:rPr>
          <w:rFonts w:ascii="Times New Roman" w:hAnsi="Times New Roman" w:cs="Times New Roman"/>
          <w:noProof/>
        </w:rPr>
        <w:t xml:space="preserve">driven interaction </w:t>
      </w:r>
      <w:r w:rsidR="00F45272">
        <w:rPr>
          <w:rFonts w:ascii="Times New Roman" w:hAnsi="Times New Roman" w:cs="Times New Roman"/>
          <w:noProof/>
        </w:rPr>
        <w:t>turnover (</w:t>
      </w:r>
      <w:r w:rsidR="00F45272">
        <w:rPr>
          <w:rFonts w:ascii="Times New Roman" w:hAnsi="Times New Roman" w:cs="Times New Roman"/>
          <w:i/>
          <w:iCs/>
          <w:noProof/>
        </w:rPr>
        <w:t>I</w:t>
      </w:r>
      <w:r w:rsidR="00F45272">
        <w:rPr>
          <w:rFonts w:ascii="Times New Roman" w:hAnsi="Times New Roman" w:cs="Times New Roman"/>
          <w:i/>
          <w:iCs/>
          <w:noProof/>
          <w:vertAlign w:val="subscript"/>
        </w:rPr>
        <w:t>species</w:t>
      </w:r>
      <w:r w:rsidR="00F45272">
        <w:rPr>
          <w:rFonts w:ascii="Times New Roman" w:hAnsi="Times New Roman" w:cs="Times New Roman"/>
          <w:i/>
          <w:iCs/>
          <w:noProof/>
        </w:rPr>
        <w:t xml:space="preserve"> &gt; I</w:t>
      </w:r>
      <w:r w:rsidR="00F45272">
        <w:rPr>
          <w:rFonts w:ascii="Times New Roman" w:hAnsi="Times New Roman" w:cs="Times New Roman"/>
          <w:i/>
          <w:iCs/>
          <w:noProof/>
          <w:vertAlign w:val="subscript"/>
        </w:rPr>
        <w:t>rewire</w:t>
      </w:r>
      <w:r w:rsidR="00F45272">
        <w:rPr>
          <w:rFonts w:ascii="Times New Roman" w:hAnsi="Times New Roman" w:cs="Times New Roman"/>
          <w:noProof/>
        </w:rPr>
        <w:t>)</w:t>
      </w:r>
      <w:r>
        <w:rPr>
          <w:rFonts w:ascii="Times New Roman" w:hAnsi="Times New Roman" w:cs="Times New Roman"/>
          <w:noProof/>
        </w:rPr>
        <w:t xml:space="preserve">, </w:t>
      </w:r>
      <w:r w:rsidR="006B19FA">
        <w:rPr>
          <w:rFonts w:ascii="Times New Roman" w:hAnsi="Times New Roman" w:cs="Times New Roman"/>
          <w:noProof/>
        </w:rPr>
        <w:t xml:space="preserve">which </w:t>
      </w:r>
      <w:r>
        <w:rPr>
          <w:rFonts w:ascii="Times New Roman" w:hAnsi="Times New Roman" w:cs="Times New Roman"/>
          <w:noProof/>
        </w:rPr>
        <w:t>account</w:t>
      </w:r>
      <w:r w:rsidR="006B19FA">
        <w:rPr>
          <w:rFonts w:ascii="Times New Roman" w:hAnsi="Times New Roman" w:cs="Times New Roman"/>
          <w:noProof/>
        </w:rPr>
        <w:t>ed</w:t>
      </w:r>
      <w:r>
        <w:rPr>
          <w:rFonts w:ascii="Times New Roman" w:hAnsi="Times New Roman" w:cs="Times New Roman"/>
          <w:noProof/>
        </w:rPr>
        <w:t xml:space="preserve"> for ~80% of interaction turnover (Figure 4 </w:t>
      </w:r>
      <w:r w:rsidRPr="00185FF2">
        <w:rPr>
          <w:rFonts w:ascii="Times New Roman" w:hAnsi="Times New Roman" w:cs="Times New Roman"/>
          <w:i/>
          <w:iCs/>
          <w:noProof/>
        </w:rPr>
        <w:t>a</w:t>
      </w:r>
      <w:r>
        <w:rPr>
          <w:rFonts w:ascii="Times New Roman" w:hAnsi="Times New Roman" w:cs="Times New Roman"/>
          <w:noProof/>
        </w:rPr>
        <w:t>)</w:t>
      </w:r>
      <w:r w:rsidR="00F45272">
        <w:rPr>
          <w:rFonts w:ascii="Times New Roman" w:hAnsi="Times New Roman" w:cs="Times New Roman"/>
          <w:noProof/>
        </w:rPr>
        <w:t xml:space="preserve">. </w:t>
      </w:r>
      <w:r>
        <w:rPr>
          <w:rFonts w:ascii="Times New Roman" w:hAnsi="Times New Roman" w:cs="Times New Roman"/>
          <w:noProof/>
        </w:rPr>
        <w:t>Species</w:t>
      </w:r>
      <w:r w:rsidR="00B017BC">
        <w:rPr>
          <w:rFonts w:ascii="Times New Roman" w:hAnsi="Times New Roman" w:cs="Times New Roman"/>
          <w:noProof/>
        </w:rPr>
        <w:t>-</w:t>
      </w:r>
      <w:r>
        <w:rPr>
          <w:rFonts w:ascii="Times New Roman" w:hAnsi="Times New Roman" w:cs="Times New Roman"/>
          <w:noProof/>
        </w:rPr>
        <w:t>driven turnover</w:t>
      </w:r>
      <w:r w:rsidR="00F45272">
        <w:rPr>
          <w:rFonts w:ascii="Times New Roman" w:hAnsi="Times New Roman" w:cs="Times New Roman"/>
          <w:noProof/>
        </w:rPr>
        <w:t xml:space="preserve"> and rewiring </w:t>
      </w:r>
      <w:r w:rsidR="00B4267C">
        <w:rPr>
          <w:rFonts w:ascii="Times New Roman" w:hAnsi="Times New Roman" w:cs="Times New Roman"/>
          <w:noProof/>
        </w:rPr>
        <w:t>varied inversely with environmental dissimilarity</w:t>
      </w:r>
      <w:r w:rsidR="006B19FA">
        <w:rPr>
          <w:rFonts w:ascii="Times New Roman" w:hAnsi="Times New Roman" w:cs="Times New Roman"/>
          <w:noProof/>
        </w:rPr>
        <w:t>; with</w:t>
      </w:r>
      <w:r w:rsidR="00B4267C">
        <w:rPr>
          <w:rFonts w:ascii="Times New Roman" w:hAnsi="Times New Roman" w:cs="Times New Roman"/>
          <w:noProof/>
        </w:rPr>
        <w:t xml:space="preserve"> </w:t>
      </w:r>
      <w:r>
        <w:rPr>
          <w:rFonts w:ascii="Times New Roman" w:hAnsi="Times New Roman" w:cs="Times New Roman"/>
          <w:noProof/>
        </w:rPr>
        <w:t>species</w:t>
      </w:r>
      <w:r w:rsidR="00B017BC">
        <w:rPr>
          <w:rFonts w:ascii="Times New Roman" w:hAnsi="Times New Roman" w:cs="Times New Roman"/>
          <w:noProof/>
        </w:rPr>
        <w:t>-</w:t>
      </w:r>
      <w:r>
        <w:rPr>
          <w:rFonts w:ascii="Times New Roman" w:hAnsi="Times New Roman" w:cs="Times New Roman"/>
          <w:noProof/>
        </w:rPr>
        <w:t xml:space="preserve">driven turnover </w:t>
      </w:r>
      <w:r w:rsidR="00B4267C">
        <w:rPr>
          <w:rFonts w:ascii="Times New Roman" w:hAnsi="Times New Roman" w:cs="Times New Roman"/>
          <w:noProof/>
        </w:rPr>
        <w:t xml:space="preserve">increasing with increasing environmental dissimilarity </w:t>
      </w:r>
      <w:r w:rsidR="00B4267C">
        <w:rPr>
          <w:rFonts w:ascii="Times New Roman" w:hAnsi="Times New Roman" w:cs="Times New Roman"/>
        </w:rPr>
        <w:t>(</w:t>
      </w:r>
      <w:r w:rsidR="00B4267C" w:rsidRPr="00B923D0">
        <w:rPr>
          <w:rFonts w:ascii="Times New Roman" w:hAnsi="Times New Roman" w:cs="Times New Roman"/>
        </w:rPr>
        <w:t xml:space="preserve">Mantel test with </w:t>
      </w:r>
      <w:r w:rsidR="00B4267C">
        <w:rPr>
          <w:rFonts w:ascii="Times New Roman" w:hAnsi="Times New Roman" w:cs="Times New Roman"/>
        </w:rPr>
        <w:t>999</w:t>
      </w:r>
      <w:r w:rsidR="00B4267C" w:rsidRPr="00B923D0">
        <w:rPr>
          <w:rFonts w:ascii="Times New Roman" w:hAnsi="Times New Roman" w:cs="Times New Roman"/>
        </w:rPr>
        <w:t xml:space="preserve"> permutations:</w:t>
      </w:r>
      <w:r w:rsidR="00B4267C">
        <w:rPr>
          <w:rFonts w:ascii="Times New Roman" w:hAnsi="Times New Roman" w:cs="Times New Roman"/>
        </w:rPr>
        <w:t xml:space="preserve"> </w:t>
      </w:r>
      <w:proofErr w:type="spellStart"/>
      <w:r w:rsidR="00B4267C" w:rsidRPr="00B923D0">
        <w:rPr>
          <w:rFonts w:ascii="Times New Roman" w:hAnsi="Times New Roman" w:cs="Times New Roman"/>
          <w:i/>
          <w:iCs/>
        </w:rPr>
        <w:t>r</w:t>
      </w:r>
      <w:r w:rsidR="00B4267C" w:rsidRPr="00B923D0">
        <w:rPr>
          <w:rFonts w:ascii="Times New Roman" w:hAnsi="Times New Roman" w:cs="Times New Roman"/>
          <w:vertAlign w:val="subscript"/>
        </w:rPr>
        <w:t>M</w:t>
      </w:r>
      <w:proofErr w:type="spellEnd"/>
      <w:r w:rsidR="00B4267C">
        <w:rPr>
          <w:rFonts w:ascii="Times New Roman" w:hAnsi="Times New Roman" w:cs="Times New Roman"/>
        </w:rPr>
        <w:t xml:space="preserve"> </w:t>
      </w:r>
      <w:r w:rsidR="00B4267C" w:rsidRPr="00B923D0">
        <w:rPr>
          <w:rFonts w:ascii="Times New Roman" w:hAnsi="Times New Roman" w:cs="Times New Roman"/>
        </w:rPr>
        <w:t xml:space="preserve">= </w:t>
      </w:r>
      <w:r w:rsidR="00B4267C" w:rsidRPr="001764DB">
        <w:rPr>
          <w:rFonts w:ascii="Times New Roman" w:hAnsi="Times New Roman" w:cs="Times New Roman"/>
        </w:rPr>
        <w:t>0.</w:t>
      </w:r>
      <w:r w:rsidR="00B4267C">
        <w:rPr>
          <w:rFonts w:ascii="Times New Roman" w:hAnsi="Times New Roman" w:cs="Times New Roman"/>
        </w:rPr>
        <w:t>5</w:t>
      </w:r>
      <w:r w:rsidR="00B017BC">
        <w:rPr>
          <w:rFonts w:ascii="Times New Roman" w:hAnsi="Times New Roman" w:cs="Times New Roman"/>
        </w:rPr>
        <w:t>277</w:t>
      </w:r>
      <w:r w:rsidR="00B4267C" w:rsidRPr="00B923D0">
        <w:rPr>
          <w:rFonts w:ascii="Times New Roman" w:hAnsi="Times New Roman" w:cs="Times New Roman"/>
        </w:rPr>
        <w:t>,</w:t>
      </w:r>
      <w:r w:rsidR="00B4267C">
        <w:rPr>
          <w:rFonts w:ascii="Times New Roman" w:hAnsi="Times New Roman" w:cs="Times New Roman"/>
        </w:rPr>
        <w:t xml:space="preserve"> </w:t>
      </w:r>
      <w:r w:rsidR="00B4267C" w:rsidRPr="00B923D0">
        <w:rPr>
          <w:rFonts w:ascii="Times New Roman" w:hAnsi="Times New Roman" w:cs="Times New Roman"/>
          <w:i/>
          <w:iCs/>
        </w:rPr>
        <w:t>p</w:t>
      </w:r>
      <w:r w:rsidR="00B4267C">
        <w:rPr>
          <w:rFonts w:ascii="Times New Roman" w:hAnsi="Times New Roman" w:cs="Times New Roman"/>
        </w:rPr>
        <w:t xml:space="preserve"> &lt;</w:t>
      </w:r>
      <w:r w:rsidR="00B4267C" w:rsidRPr="00B923D0">
        <w:rPr>
          <w:rFonts w:ascii="Times New Roman" w:hAnsi="Times New Roman" w:cs="Times New Roman"/>
        </w:rPr>
        <w:t xml:space="preserve"> 0.</w:t>
      </w:r>
      <w:r w:rsidR="00B4267C">
        <w:rPr>
          <w:rFonts w:ascii="Times New Roman" w:hAnsi="Times New Roman" w:cs="Times New Roman"/>
        </w:rPr>
        <w:t>001</w:t>
      </w:r>
      <w:r w:rsidR="00B4267C" w:rsidRPr="00B923D0">
        <w:rPr>
          <w:rFonts w:ascii="Times New Roman" w:hAnsi="Times New Roman" w:cs="Times New Roman"/>
        </w:rPr>
        <w:t>)</w:t>
      </w:r>
      <w:r w:rsidR="006B19FA">
        <w:rPr>
          <w:rFonts w:ascii="Times New Roman" w:hAnsi="Times New Roman" w:cs="Times New Roman"/>
        </w:rPr>
        <w:t>,</w:t>
      </w:r>
      <w:r w:rsidR="00B4267C">
        <w:rPr>
          <w:rFonts w:ascii="Times New Roman" w:hAnsi="Times New Roman" w:cs="Times New Roman"/>
        </w:rPr>
        <w:t xml:space="preserve"> </w:t>
      </w:r>
      <w:r w:rsidR="00B4267C">
        <w:rPr>
          <w:rFonts w:ascii="Times New Roman" w:hAnsi="Times New Roman" w:cs="Times New Roman"/>
          <w:noProof/>
        </w:rPr>
        <w:t>while rewiring decreased (-</w:t>
      </w:r>
      <w:r w:rsidR="00B4267C" w:rsidRPr="001764DB">
        <w:rPr>
          <w:rFonts w:ascii="Times New Roman" w:hAnsi="Times New Roman" w:cs="Times New Roman"/>
        </w:rPr>
        <w:t>0.</w:t>
      </w:r>
      <w:r w:rsidR="00B4267C">
        <w:rPr>
          <w:rFonts w:ascii="Times New Roman" w:hAnsi="Times New Roman" w:cs="Times New Roman"/>
        </w:rPr>
        <w:t>5</w:t>
      </w:r>
      <w:r w:rsidR="00B017BC">
        <w:rPr>
          <w:rFonts w:ascii="Times New Roman" w:hAnsi="Times New Roman" w:cs="Times New Roman"/>
        </w:rPr>
        <w:t>277</w:t>
      </w:r>
      <w:r w:rsidR="00B4267C">
        <w:rPr>
          <w:rFonts w:ascii="Times New Roman" w:hAnsi="Times New Roman" w:cs="Times New Roman"/>
        </w:rPr>
        <w:t>, p &lt; 0.001</w:t>
      </w:r>
      <w:r w:rsidR="00E275C8">
        <w:rPr>
          <w:rFonts w:ascii="Times New Roman" w:hAnsi="Times New Roman" w:cs="Times New Roman"/>
        </w:rPr>
        <w:t xml:space="preserve">; </w:t>
      </w:r>
      <w:r w:rsidR="00F45272">
        <w:rPr>
          <w:rFonts w:ascii="Times New Roman" w:hAnsi="Times New Roman" w:cs="Times New Roman"/>
        </w:rPr>
        <w:t xml:space="preserve">Figure 4 </w:t>
      </w:r>
      <w:r w:rsidR="00F45272" w:rsidRPr="0000361E">
        <w:rPr>
          <w:rFonts w:ascii="Times New Roman" w:hAnsi="Times New Roman" w:cs="Times New Roman"/>
          <w:i/>
          <w:iCs/>
        </w:rPr>
        <w:t>d</w:t>
      </w:r>
      <w:r w:rsidR="00F45272">
        <w:rPr>
          <w:rFonts w:ascii="Times New Roman" w:hAnsi="Times New Roman" w:cs="Times New Roman"/>
        </w:rPr>
        <w:t>)</w:t>
      </w:r>
      <w:r w:rsidR="00B4267C">
        <w:rPr>
          <w:rFonts w:ascii="Times New Roman" w:hAnsi="Times New Roman" w:cs="Times New Roman"/>
        </w:rPr>
        <w:t>. There was no significant effect of spatial distance on the contribution of</w:t>
      </w:r>
      <w:r w:rsidR="00B017BC">
        <w:rPr>
          <w:rFonts w:ascii="Times New Roman" w:hAnsi="Times New Roman" w:cs="Times New Roman"/>
        </w:rPr>
        <w:t xml:space="preserve"> species-driven</w:t>
      </w:r>
      <w:r w:rsidR="00B4267C">
        <w:rPr>
          <w:rFonts w:ascii="Times New Roman" w:hAnsi="Times New Roman" w:cs="Times New Roman"/>
        </w:rPr>
        <w:t xml:space="preserve"> turnover (Mantel test with </w:t>
      </w:r>
      <w:r w:rsidR="00F45272">
        <w:rPr>
          <w:rFonts w:ascii="Times New Roman" w:hAnsi="Times New Roman" w:cs="Times New Roman"/>
        </w:rPr>
        <w:t xml:space="preserve">999 permutations: </w:t>
      </w:r>
      <w:proofErr w:type="spellStart"/>
      <w:r w:rsidR="00F45272">
        <w:rPr>
          <w:rFonts w:ascii="Times New Roman" w:hAnsi="Times New Roman" w:cs="Times New Roman"/>
          <w:i/>
          <w:iCs/>
        </w:rPr>
        <w:t>r</w:t>
      </w:r>
      <w:r w:rsidR="00F45272">
        <w:rPr>
          <w:rFonts w:ascii="Times New Roman" w:hAnsi="Times New Roman" w:cs="Times New Roman"/>
          <w:i/>
          <w:iCs/>
          <w:vertAlign w:val="subscript"/>
        </w:rPr>
        <w:t>M</w:t>
      </w:r>
      <w:proofErr w:type="spellEnd"/>
      <w:r w:rsidR="00F45272">
        <w:rPr>
          <w:rFonts w:ascii="Times New Roman" w:hAnsi="Times New Roman" w:cs="Times New Roman"/>
        </w:rPr>
        <w:t xml:space="preserve"> = 0.</w:t>
      </w:r>
      <w:r w:rsidR="00B017BC">
        <w:rPr>
          <w:rFonts w:ascii="Times New Roman" w:hAnsi="Times New Roman" w:cs="Times New Roman"/>
        </w:rPr>
        <w:t>1504</w:t>
      </w:r>
      <w:r w:rsidR="00F45272">
        <w:rPr>
          <w:rFonts w:ascii="Times New Roman" w:hAnsi="Times New Roman" w:cs="Times New Roman"/>
        </w:rPr>
        <w:t>, p = 0.</w:t>
      </w:r>
      <w:r w:rsidR="00B017BC">
        <w:rPr>
          <w:rFonts w:ascii="Times New Roman" w:hAnsi="Times New Roman" w:cs="Times New Roman"/>
        </w:rPr>
        <w:t>072</w:t>
      </w:r>
      <w:r w:rsidR="00F45272">
        <w:rPr>
          <w:rFonts w:ascii="Times New Roman" w:hAnsi="Times New Roman" w:cs="Times New Roman"/>
        </w:rPr>
        <w:t>)</w:t>
      </w:r>
      <w:r w:rsidR="00B4267C">
        <w:rPr>
          <w:rFonts w:ascii="Times New Roman" w:hAnsi="Times New Roman" w:cs="Times New Roman"/>
        </w:rPr>
        <w:t xml:space="preserve"> or rewiring </w:t>
      </w:r>
      <w:r w:rsidR="00F45272">
        <w:rPr>
          <w:rFonts w:ascii="Times New Roman" w:hAnsi="Times New Roman" w:cs="Times New Roman"/>
        </w:rPr>
        <w:t xml:space="preserve">(Mantel test with 999 permutations: </w:t>
      </w:r>
      <w:proofErr w:type="spellStart"/>
      <w:r w:rsidR="00F45272">
        <w:rPr>
          <w:rFonts w:ascii="Times New Roman" w:hAnsi="Times New Roman" w:cs="Times New Roman"/>
          <w:i/>
          <w:iCs/>
        </w:rPr>
        <w:t>r</w:t>
      </w:r>
      <w:r w:rsidR="00F45272">
        <w:rPr>
          <w:rFonts w:ascii="Times New Roman" w:hAnsi="Times New Roman" w:cs="Times New Roman"/>
          <w:i/>
          <w:iCs/>
          <w:vertAlign w:val="subscript"/>
        </w:rPr>
        <w:t>M</w:t>
      </w:r>
      <w:proofErr w:type="spellEnd"/>
      <w:r w:rsidR="00F45272">
        <w:rPr>
          <w:rFonts w:ascii="Times New Roman" w:hAnsi="Times New Roman" w:cs="Times New Roman"/>
        </w:rPr>
        <w:t xml:space="preserve"> = -0.</w:t>
      </w:r>
      <w:r w:rsidR="00B017BC">
        <w:rPr>
          <w:rFonts w:ascii="Times New Roman" w:hAnsi="Times New Roman" w:cs="Times New Roman"/>
        </w:rPr>
        <w:t>1504</w:t>
      </w:r>
      <w:r w:rsidR="00F45272">
        <w:rPr>
          <w:rFonts w:ascii="Times New Roman" w:hAnsi="Times New Roman" w:cs="Times New Roman"/>
        </w:rPr>
        <w:t>, p = 0.</w:t>
      </w:r>
      <w:r w:rsidR="00B017BC">
        <w:rPr>
          <w:rFonts w:ascii="Times New Roman" w:hAnsi="Times New Roman" w:cs="Times New Roman"/>
        </w:rPr>
        <w:t>072</w:t>
      </w:r>
      <w:r w:rsidR="00E275C8">
        <w:rPr>
          <w:rFonts w:ascii="Times New Roman" w:hAnsi="Times New Roman" w:cs="Times New Roman"/>
        </w:rPr>
        <w:t xml:space="preserve">; </w:t>
      </w:r>
      <w:r w:rsidR="00F45272">
        <w:rPr>
          <w:rFonts w:ascii="Times New Roman" w:hAnsi="Times New Roman" w:cs="Times New Roman"/>
        </w:rPr>
        <w:t xml:space="preserve">Figure 4 </w:t>
      </w:r>
      <w:r w:rsidR="00F45272" w:rsidRPr="0000361E">
        <w:rPr>
          <w:rFonts w:ascii="Times New Roman" w:hAnsi="Times New Roman" w:cs="Times New Roman"/>
          <w:i/>
          <w:iCs/>
        </w:rPr>
        <w:t>a</w:t>
      </w:r>
      <w:r w:rsidR="00F45272">
        <w:rPr>
          <w:rFonts w:ascii="Times New Roman" w:hAnsi="Times New Roman" w:cs="Times New Roman"/>
        </w:rPr>
        <w:t>)</w:t>
      </w:r>
    </w:p>
    <w:p w14:paraId="50A55D78" w14:textId="0CFD8F7B" w:rsidR="00F45272" w:rsidRDefault="00F45272" w:rsidP="00604D8E">
      <w:pPr>
        <w:spacing w:line="480" w:lineRule="auto"/>
        <w:rPr>
          <w:rFonts w:ascii="Times New Roman" w:hAnsi="Times New Roman" w:cs="Times New Roman"/>
          <w:noProof/>
        </w:rPr>
      </w:pPr>
      <w:r>
        <w:rPr>
          <w:rFonts w:ascii="Times New Roman" w:hAnsi="Times New Roman" w:cs="Times New Roman"/>
          <w:noProof/>
        </w:rPr>
        <w:lastRenderedPageBreak/>
        <w:t>The species driven turnover (</w:t>
      </w:r>
      <w:r>
        <w:rPr>
          <w:rFonts w:ascii="Times New Roman" w:hAnsi="Times New Roman" w:cs="Times New Roman"/>
          <w:i/>
          <w:iCs/>
          <w:noProof/>
        </w:rPr>
        <w:t>I</w:t>
      </w:r>
      <w:r>
        <w:rPr>
          <w:rFonts w:ascii="Times New Roman" w:hAnsi="Times New Roman" w:cs="Times New Roman"/>
          <w:i/>
          <w:iCs/>
          <w:noProof/>
          <w:vertAlign w:val="subscript"/>
        </w:rPr>
        <w:t>species</w:t>
      </w:r>
      <w:r>
        <w:rPr>
          <w:rFonts w:ascii="Times New Roman" w:hAnsi="Times New Roman" w:cs="Times New Roman"/>
          <w:noProof/>
        </w:rPr>
        <w:t>) was further partitioned into plant (</w:t>
      </w:r>
      <w:r>
        <w:rPr>
          <w:rFonts w:ascii="Times New Roman" w:hAnsi="Times New Roman" w:cs="Times New Roman"/>
          <w:i/>
          <w:iCs/>
          <w:noProof/>
        </w:rPr>
        <w:t>T</w:t>
      </w:r>
      <w:r>
        <w:rPr>
          <w:rFonts w:ascii="Times New Roman" w:hAnsi="Times New Roman" w:cs="Times New Roman"/>
          <w:i/>
          <w:iCs/>
          <w:noProof/>
          <w:vertAlign w:val="subscript"/>
        </w:rPr>
        <w:t>pla</w:t>
      </w:r>
      <w:r>
        <w:rPr>
          <w:rFonts w:ascii="Times New Roman" w:hAnsi="Times New Roman" w:cs="Times New Roman"/>
          <w:noProof/>
        </w:rPr>
        <w:t>), pollinator (</w:t>
      </w:r>
      <w:r w:rsidRPr="00F45272">
        <w:rPr>
          <w:rFonts w:ascii="Times New Roman" w:hAnsi="Times New Roman" w:cs="Times New Roman"/>
          <w:i/>
          <w:iCs/>
          <w:noProof/>
        </w:rPr>
        <w:t>T</w:t>
      </w:r>
      <w:r>
        <w:rPr>
          <w:rFonts w:ascii="Times New Roman" w:hAnsi="Times New Roman" w:cs="Times New Roman"/>
          <w:i/>
          <w:iCs/>
          <w:noProof/>
          <w:vertAlign w:val="subscript"/>
        </w:rPr>
        <w:t>pol</w:t>
      </w:r>
      <w:r>
        <w:rPr>
          <w:rFonts w:ascii="Times New Roman" w:hAnsi="Times New Roman" w:cs="Times New Roman"/>
          <w:noProof/>
        </w:rPr>
        <w:t>)</w:t>
      </w:r>
      <w:r>
        <w:rPr>
          <w:rFonts w:ascii="Times New Roman" w:hAnsi="Times New Roman" w:cs="Times New Roman"/>
          <w:i/>
          <w:iCs/>
          <w:noProof/>
        </w:rPr>
        <w:t xml:space="preserve"> </w:t>
      </w:r>
      <w:r w:rsidRPr="00F45272">
        <w:rPr>
          <w:rFonts w:ascii="Times New Roman" w:hAnsi="Times New Roman" w:cs="Times New Roman"/>
          <w:noProof/>
        </w:rPr>
        <w:t>and</w:t>
      </w:r>
      <w:r>
        <w:rPr>
          <w:rFonts w:ascii="Times New Roman" w:hAnsi="Times New Roman" w:cs="Times New Roman"/>
          <w:noProof/>
        </w:rPr>
        <w:t xml:space="preserve"> plant + pollinator (</w:t>
      </w:r>
      <w:r>
        <w:rPr>
          <w:rFonts w:ascii="Times New Roman" w:hAnsi="Times New Roman" w:cs="Times New Roman"/>
          <w:i/>
          <w:iCs/>
          <w:noProof/>
        </w:rPr>
        <w:t>T</w:t>
      </w:r>
      <w:r>
        <w:rPr>
          <w:rFonts w:ascii="Times New Roman" w:hAnsi="Times New Roman" w:cs="Times New Roman"/>
          <w:i/>
          <w:iCs/>
          <w:noProof/>
          <w:vertAlign w:val="subscript"/>
        </w:rPr>
        <w:t>pla+pol</w:t>
      </w:r>
      <w:r>
        <w:rPr>
          <w:rFonts w:ascii="Times New Roman" w:hAnsi="Times New Roman" w:cs="Times New Roman"/>
          <w:noProof/>
        </w:rPr>
        <w:t>) driven turnover</w:t>
      </w:r>
      <w:r w:rsidR="00185FF2">
        <w:rPr>
          <w:rFonts w:ascii="Times New Roman" w:hAnsi="Times New Roman" w:cs="Times New Roman"/>
          <w:noProof/>
        </w:rPr>
        <w:t xml:space="preserve"> </w:t>
      </w:r>
      <w:r>
        <w:rPr>
          <w:rFonts w:ascii="Times New Roman" w:hAnsi="Times New Roman" w:cs="Times New Roman"/>
          <w:noProof/>
        </w:rPr>
        <w:t xml:space="preserve">(Figure 4 </w:t>
      </w:r>
      <w:r w:rsidRPr="00F45272">
        <w:rPr>
          <w:rFonts w:ascii="Times New Roman" w:hAnsi="Times New Roman" w:cs="Times New Roman"/>
          <w:i/>
          <w:iCs/>
          <w:noProof/>
        </w:rPr>
        <w:t>b-c, e-f</w:t>
      </w:r>
      <w:r>
        <w:rPr>
          <w:rFonts w:ascii="Times New Roman" w:hAnsi="Times New Roman" w:cs="Times New Roman"/>
          <w:noProof/>
        </w:rPr>
        <w:t>). Along both the spatial and environmental dissimilarity gradient</w:t>
      </w:r>
      <w:r w:rsidR="00185FF2">
        <w:rPr>
          <w:rFonts w:ascii="Times New Roman" w:hAnsi="Times New Roman" w:cs="Times New Roman"/>
          <w:noProof/>
        </w:rPr>
        <w:t>,</w:t>
      </w:r>
      <w:r>
        <w:rPr>
          <w:rFonts w:ascii="Times New Roman" w:hAnsi="Times New Roman" w:cs="Times New Roman"/>
          <w:noProof/>
        </w:rPr>
        <w:t xml:space="preserve"> </w:t>
      </w:r>
      <w:r w:rsidR="00C745CE">
        <w:rPr>
          <w:rFonts w:ascii="Times New Roman" w:hAnsi="Times New Roman" w:cs="Times New Roman"/>
          <w:noProof/>
        </w:rPr>
        <w:t>plant driven interaction turnover contributed more to species driven interaction turnover than pollinator driven (</w:t>
      </w:r>
      <w:r w:rsidR="00C745CE">
        <w:rPr>
          <w:rFonts w:ascii="Times New Roman" w:hAnsi="Times New Roman" w:cs="Times New Roman"/>
          <w:i/>
          <w:iCs/>
          <w:noProof/>
        </w:rPr>
        <w:t>T</w:t>
      </w:r>
      <w:r w:rsidR="00C745CE">
        <w:rPr>
          <w:rFonts w:ascii="Times New Roman" w:hAnsi="Times New Roman" w:cs="Times New Roman"/>
          <w:i/>
          <w:iCs/>
          <w:noProof/>
          <w:vertAlign w:val="subscript"/>
        </w:rPr>
        <w:t>pla</w:t>
      </w:r>
      <w:r w:rsidR="00C745CE">
        <w:rPr>
          <w:rFonts w:ascii="Times New Roman" w:hAnsi="Times New Roman" w:cs="Times New Roman"/>
          <w:i/>
          <w:iCs/>
          <w:noProof/>
        </w:rPr>
        <w:t xml:space="preserve"> &gt; T</w:t>
      </w:r>
      <w:r w:rsidR="00C745CE">
        <w:rPr>
          <w:rFonts w:ascii="Times New Roman" w:hAnsi="Times New Roman" w:cs="Times New Roman"/>
          <w:i/>
          <w:iCs/>
          <w:noProof/>
          <w:vertAlign w:val="subscript"/>
        </w:rPr>
        <w:t>pol</w:t>
      </w:r>
      <w:r w:rsidR="00C745CE">
        <w:rPr>
          <w:rFonts w:ascii="Times New Roman" w:hAnsi="Times New Roman" w:cs="Times New Roman"/>
          <w:noProof/>
        </w:rPr>
        <w:t>,</w:t>
      </w:r>
      <w:r w:rsidR="00C745CE">
        <w:rPr>
          <w:rFonts w:ascii="Times New Roman" w:hAnsi="Times New Roman" w:cs="Times New Roman"/>
          <w:i/>
          <w:iCs/>
          <w:noProof/>
          <w:vertAlign w:val="subscript"/>
        </w:rPr>
        <w:t xml:space="preserve"> </w:t>
      </w:r>
      <w:r w:rsidR="00C745CE">
        <w:rPr>
          <w:rFonts w:ascii="Times New Roman" w:hAnsi="Times New Roman" w:cs="Times New Roman"/>
          <w:noProof/>
        </w:rPr>
        <w:t xml:space="preserve">Figure 4 </w:t>
      </w:r>
      <w:r w:rsidR="00C745CE">
        <w:rPr>
          <w:rFonts w:ascii="Times New Roman" w:hAnsi="Times New Roman" w:cs="Times New Roman"/>
          <w:i/>
          <w:iCs/>
          <w:noProof/>
        </w:rPr>
        <w:t>b,e</w:t>
      </w:r>
      <w:r w:rsidR="00C745CE">
        <w:rPr>
          <w:rFonts w:ascii="Times New Roman" w:hAnsi="Times New Roman" w:cs="Times New Roman"/>
          <w:noProof/>
        </w:rPr>
        <w:t>)</w:t>
      </w:r>
      <w:r w:rsidR="001E49A2">
        <w:rPr>
          <w:rFonts w:ascii="Times New Roman" w:hAnsi="Times New Roman" w:cs="Times New Roman"/>
          <w:noProof/>
        </w:rPr>
        <w:t>, accounting for ~70% of species driven interaction turnover</w:t>
      </w:r>
      <w:r w:rsidR="00C745CE">
        <w:rPr>
          <w:rFonts w:ascii="Times New Roman" w:hAnsi="Times New Roman" w:cs="Times New Roman"/>
          <w:noProof/>
        </w:rPr>
        <w:t xml:space="preserve">. While spatial distance </w:t>
      </w:r>
      <w:r w:rsidR="004E1D7B">
        <w:rPr>
          <w:rFonts w:ascii="Times New Roman" w:hAnsi="Times New Roman" w:cs="Times New Roman"/>
          <w:noProof/>
        </w:rPr>
        <w:t xml:space="preserve">did not </w:t>
      </w:r>
      <w:r w:rsidR="00C745CE">
        <w:rPr>
          <w:rFonts w:ascii="Times New Roman" w:hAnsi="Times New Roman" w:cs="Times New Roman"/>
          <w:noProof/>
        </w:rPr>
        <w:t>have much impact on proportional contribution</w:t>
      </w:r>
      <w:r w:rsidR="001E49A2">
        <w:rPr>
          <w:rFonts w:ascii="Times New Roman" w:hAnsi="Times New Roman" w:cs="Times New Roman"/>
          <w:noProof/>
        </w:rPr>
        <w:t>s</w:t>
      </w:r>
      <w:r w:rsidR="00C745CE">
        <w:rPr>
          <w:rFonts w:ascii="Times New Roman" w:hAnsi="Times New Roman" w:cs="Times New Roman"/>
          <w:noProof/>
        </w:rPr>
        <w:t xml:space="preserve"> (the bootstrap limits </w:t>
      </w:r>
      <w:r w:rsidR="004E1D7B">
        <w:rPr>
          <w:rFonts w:ascii="Times New Roman" w:hAnsi="Times New Roman" w:cs="Times New Roman"/>
          <w:noProof/>
        </w:rPr>
        <w:t xml:space="preserve">did </w:t>
      </w:r>
      <w:r w:rsidR="00C745CE">
        <w:rPr>
          <w:rFonts w:ascii="Times New Roman" w:hAnsi="Times New Roman" w:cs="Times New Roman"/>
          <w:noProof/>
        </w:rPr>
        <w:t xml:space="preserve">not show a trend, Figure </w:t>
      </w:r>
      <w:r w:rsidR="00C745CE" w:rsidRPr="00C745CE">
        <w:rPr>
          <w:rFonts w:ascii="Times New Roman" w:hAnsi="Times New Roman" w:cs="Times New Roman"/>
          <w:i/>
          <w:iCs/>
          <w:noProof/>
        </w:rPr>
        <w:t>4</w:t>
      </w:r>
      <w:r w:rsidR="00C745CE">
        <w:rPr>
          <w:rFonts w:ascii="Times New Roman" w:hAnsi="Times New Roman" w:cs="Times New Roman"/>
          <w:i/>
          <w:iCs/>
          <w:noProof/>
        </w:rPr>
        <w:t xml:space="preserve"> </w:t>
      </w:r>
      <w:r w:rsidR="00C745CE" w:rsidRPr="00C745CE">
        <w:rPr>
          <w:rFonts w:ascii="Times New Roman" w:hAnsi="Times New Roman" w:cs="Times New Roman"/>
          <w:i/>
          <w:iCs/>
          <w:noProof/>
        </w:rPr>
        <w:t>b</w:t>
      </w:r>
      <w:r w:rsidR="00C745CE">
        <w:rPr>
          <w:rFonts w:ascii="Times New Roman" w:hAnsi="Times New Roman" w:cs="Times New Roman"/>
          <w:noProof/>
        </w:rPr>
        <w:t xml:space="preserve">; see </w:t>
      </w:r>
      <w:r w:rsidR="0054269E">
        <w:rPr>
          <w:rFonts w:ascii="Times New Roman" w:hAnsi="Times New Roman" w:cs="Times New Roman"/>
          <w:noProof/>
        </w:rPr>
        <w:t>Table S</w:t>
      </w:r>
      <w:r w:rsidR="001E49A2">
        <w:rPr>
          <w:rFonts w:ascii="Times New Roman" w:hAnsi="Times New Roman" w:cs="Times New Roman"/>
          <w:noProof/>
        </w:rPr>
        <w:t>5</w:t>
      </w:r>
      <w:r w:rsidR="0054269E">
        <w:rPr>
          <w:rFonts w:ascii="Times New Roman" w:hAnsi="Times New Roman" w:cs="Times New Roman"/>
          <w:noProof/>
        </w:rPr>
        <w:t xml:space="preserve"> for non-significant mantel test</w:t>
      </w:r>
      <w:r w:rsidR="00C745CE">
        <w:rPr>
          <w:rFonts w:ascii="Times New Roman" w:hAnsi="Times New Roman" w:cs="Times New Roman"/>
          <w:noProof/>
        </w:rPr>
        <w:t>)</w:t>
      </w:r>
      <w:r w:rsidR="0054269E">
        <w:rPr>
          <w:rFonts w:ascii="Times New Roman" w:hAnsi="Times New Roman" w:cs="Times New Roman"/>
          <w:noProof/>
        </w:rPr>
        <w:t xml:space="preserve">, the proportion of plant and pollinator turnover varied as a function of enviromental dissimilarity (Figure 4 </w:t>
      </w:r>
      <w:r w:rsidR="0054269E">
        <w:rPr>
          <w:rFonts w:ascii="Times New Roman" w:hAnsi="Times New Roman" w:cs="Times New Roman"/>
          <w:i/>
          <w:iCs/>
          <w:noProof/>
        </w:rPr>
        <w:t>e</w:t>
      </w:r>
      <w:r w:rsidR="0054269E">
        <w:rPr>
          <w:rFonts w:ascii="Times New Roman" w:hAnsi="Times New Roman" w:cs="Times New Roman"/>
          <w:noProof/>
        </w:rPr>
        <w:t>). The effect was most pronounced at small enviro</w:t>
      </w:r>
      <w:r w:rsidR="004E1D7B">
        <w:rPr>
          <w:rFonts w:ascii="Times New Roman" w:hAnsi="Times New Roman" w:cs="Times New Roman"/>
          <w:noProof/>
        </w:rPr>
        <w:t>n</w:t>
      </w:r>
      <w:r w:rsidR="0054269E">
        <w:rPr>
          <w:rFonts w:ascii="Times New Roman" w:hAnsi="Times New Roman" w:cs="Times New Roman"/>
          <w:noProof/>
        </w:rPr>
        <w:t>mental dissimilarities</w:t>
      </w:r>
      <w:r w:rsidR="004E1D7B">
        <w:rPr>
          <w:rFonts w:ascii="Times New Roman" w:hAnsi="Times New Roman" w:cs="Times New Roman"/>
          <w:noProof/>
        </w:rPr>
        <w:t>,</w:t>
      </w:r>
      <w:r w:rsidR="0054269E">
        <w:rPr>
          <w:rFonts w:ascii="Times New Roman" w:hAnsi="Times New Roman" w:cs="Times New Roman"/>
          <w:noProof/>
        </w:rPr>
        <w:t xml:space="preserve"> where pollinator driven turnover peaked and plant driven </w:t>
      </w:r>
      <w:r w:rsidR="004E1D7B">
        <w:rPr>
          <w:rFonts w:ascii="Times New Roman" w:hAnsi="Times New Roman" w:cs="Times New Roman"/>
          <w:noProof/>
        </w:rPr>
        <w:t xml:space="preserve">turnover </w:t>
      </w:r>
      <w:r w:rsidR="0054269E">
        <w:rPr>
          <w:rFonts w:ascii="Times New Roman" w:hAnsi="Times New Roman" w:cs="Times New Roman"/>
          <w:noProof/>
        </w:rPr>
        <w:t>reached its minimum. For pollinator driven turnover</w:t>
      </w:r>
      <w:r w:rsidR="004E1D7B">
        <w:rPr>
          <w:rFonts w:ascii="Times New Roman" w:hAnsi="Times New Roman" w:cs="Times New Roman"/>
          <w:noProof/>
        </w:rPr>
        <w:t>,</w:t>
      </w:r>
      <w:r w:rsidR="0054269E">
        <w:rPr>
          <w:rFonts w:ascii="Times New Roman" w:hAnsi="Times New Roman" w:cs="Times New Roman"/>
          <w:noProof/>
        </w:rPr>
        <w:t xml:space="preserve"> this was significant as the lower limits of the bootstrap confidence bands at environemtnal dissimilarity score of </w:t>
      </w:r>
      <w:r w:rsidR="002C75D6">
        <w:rPr>
          <w:rFonts w:ascii="Times New Roman" w:hAnsi="Times New Roman" w:cs="Times New Roman"/>
          <w:noProof/>
        </w:rPr>
        <w:t>15</w:t>
      </w:r>
      <w:r w:rsidR="0054269E">
        <w:rPr>
          <w:rFonts w:ascii="Times New Roman" w:hAnsi="Times New Roman" w:cs="Times New Roman"/>
          <w:noProof/>
        </w:rPr>
        <w:t xml:space="preserve"> were higher than the upper limits at other dissimilarities, while for plant driven turnover</w:t>
      </w:r>
      <w:r w:rsidR="004E1D7B">
        <w:rPr>
          <w:rFonts w:ascii="Times New Roman" w:hAnsi="Times New Roman" w:cs="Times New Roman"/>
          <w:noProof/>
        </w:rPr>
        <w:t>,</w:t>
      </w:r>
      <w:r w:rsidR="0054269E">
        <w:rPr>
          <w:rFonts w:ascii="Times New Roman" w:hAnsi="Times New Roman" w:cs="Times New Roman"/>
          <w:noProof/>
        </w:rPr>
        <w:t xml:space="preserve"> the peak occurred at a score of 45, where the lower confidence band is high</w:t>
      </w:r>
      <w:r w:rsidR="00185FF2">
        <w:rPr>
          <w:rFonts w:ascii="Times New Roman" w:hAnsi="Times New Roman" w:cs="Times New Roman"/>
          <w:noProof/>
        </w:rPr>
        <w:t>er</w:t>
      </w:r>
      <w:r w:rsidR="0054269E">
        <w:rPr>
          <w:rFonts w:ascii="Times New Roman" w:hAnsi="Times New Roman" w:cs="Times New Roman"/>
          <w:noProof/>
        </w:rPr>
        <w:t xml:space="preserve"> than the upper limits at other </w:t>
      </w:r>
      <w:r w:rsidR="00185FF2">
        <w:rPr>
          <w:rFonts w:ascii="Times New Roman" w:hAnsi="Times New Roman" w:cs="Times New Roman"/>
          <w:noProof/>
        </w:rPr>
        <w:t xml:space="preserve">landscape </w:t>
      </w:r>
      <w:r w:rsidR="0054269E">
        <w:rPr>
          <w:rFonts w:ascii="Times New Roman" w:hAnsi="Times New Roman" w:cs="Times New Roman"/>
          <w:noProof/>
        </w:rPr>
        <w:t>dissimilarities.</w:t>
      </w:r>
    </w:p>
    <w:p w14:paraId="0FB0B2A1" w14:textId="6FAA81A1" w:rsidR="0000361E" w:rsidRPr="0000361E" w:rsidRDefault="0000361E" w:rsidP="0000361E">
      <w:pPr>
        <w:spacing w:line="480" w:lineRule="auto"/>
        <w:rPr>
          <w:rFonts w:ascii="Times New Roman" w:hAnsi="Times New Roman" w:cs="Times New Roman"/>
          <w:noProof/>
        </w:rPr>
      </w:pPr>
      <w:r>
        <w:rPr>
          <w:rFonts w:ascii="Times New Roman" w:hAnsi="Times New Roman" w:cs="Times New Roman"/>
          <w:noProof/>
        </w:rPr>
        <w:t>The plant and pollinator driven turnover (</w:t>
      </w:r>
      <w:r>
        <w:rPr>
          <w:rFonts w:ascii="Times New Roman" w:hAnsi="Times New Roman" w:cs="Times New Roman"/>
          <w:i/>
          <w:iCs/>
          <w:noProof/>
        </w:rPr>
        <w:t>T</w:t>
      </w:r>
      <w:r>
        <w:rPr>
          <w:rFonts w:ascii="Times New Roman" w:hAnsi="Times New Roman" w:cs="Times New Roman"/>
          <w:i/>
          <w:iCs/>
          <w:noProof/>
          <w:vertAlign w:val="subscript"/>
        </w:rPr>
        <w:t>pla+pol</w:t>
      </w:r>
      <w:r>
        <w:rPr>
          <w:rFonts w:ascii="Times New Roman" w:hAnsi="Times New Roman" w:cs="Times New Roman"/>
          <w:noProof/>
        </w:rPr>
        <w:t xml:space="preserve">) contributed </w:t>
      </w:r>
      <w:r w:rsidR="002C75D6">
        <w:rPr>
          <w:rFonts w:ascii="Times New Roman" w:hAnsi="Times New Roman" w:cs="Times New Roman"/>
          <w:noProof/>
        </w:rPr>
        <w:t>15</w:t>
      </w:r>
      <w:r>
        <w:rPr>
          <w:rFonts w:ascii="Times New Roman" w:hAnsi="Times New Roman" w:cs="Times New Roman"/>
          <w:noProof/>
        </w:rPr>
        <w:t xml:space="preserve">% to all interaction turnover (Figure 4 </w:t>
      </w:r>
      <w:r>
        <w:rPr>
          <w:rFonts w:ascii="Times New Roman" w:hAnsi="Times New Roman" w:cs="Times New Roman"/>
          <w:i/>
          <w:iCs/>
          <w:noProof/>
        </w:rPr>
        <w:t>c</w:t>
      </w:r>
      <w:r>
        <w:rPr>
          <w:rFonts w:ascii="Times New Roman" w:hAnsi="Times New Roman" w:cs="Times New Roman"/>
          <w:noProof/>
        </w:rPr>
        <w:t>), meaning in any given network comparision</w:t>
      </w:r>
      <w:r w:rsidR="001E49A2">
        <w:rPr>
          <w:rFonts w:ascii="Times New Roman" w:hAnsi="Times New Roman" w:cs="Times New Roman"/>
          <w:noProof/>
        </w:rPr>
        <w:t>,</w:t>
      </w:r>
      <w:r>
        <w:rPr>
          <w:rFonts w:ascii="Times New Roman" w:hAnsi="Times New Roman" w:cs="Times New Roman"/>
          <w:noProof/>
        </w:rPr>
        <w:t xml:space="preserve"> </w:t>
      </w:r>
      <w:r w:rsidR="00B33AC5">
        <w:rPr>
          <w:rFonts w:ascii="Times New Roman" w:hAnsi="Times New Roman" w:cs="Times New Roman"/>
          <w:noProof/>
        </w:rPr>
        <w:t>15%</w:t>
      </w:r>
      <w:r>
        <w:rPr>
          <w:rFonts w:ascii="Times New Roman" w:hAnsi="Times New Roman" w:cs="Times New Roman"/>
          <w:noProof/>
        </w:rPr>
        <w:t xml:space="preserve"> of interactions will be between plant and pollinator species unique to either network. Spatial distance ha</w:t>
      </w:r>
      <w:r w:rsidR="004E1D7B">
        <w:rPr>
          <w:rFonts w:ascii="Times New Roman" w:hAnsi="Times New Roman" w:cs="Times New Roman"/>
          <w:noProof/>
        </w:rPr>
        <w:t>d</w:t>
      </w:r>
      <w:r>
        <w:rPr>
          <w:rFonts w:ascii="Times New Roman" w:hAnsi="Times New Roman" w:cs="Times New Roman"/>
          <w:noProof/>
        </w:rPr>
        <w:t xml:space="preserve"> a non</w:t>
      </w:r>
      <w:r w:rsidR="004E1D7B">
        <w:rPr>
          <w:rFonts w:ascii="Times New Roman" w:hAnsi="Times New Roman" w:cs="Times New Roman"/>
          <w:noProof/>
        </w:rPr>
        <w:t>-</w:t>
      </w:r>
      <w:r>
        <w:rPr>
          <w:rFonts w:ascii="Times New Roman" w:hAnsi="Times New Roman" w:cs="Times New Roman"/>
          <w:noProof/>
        </w:rPr>
        <w:t xml:space="preserve">significant postive effect on the contribution of unique interaction to interaction turnover </w:t>
      </w:r>
      <w:r>
        <w:rPr>
          <w:rFonts w:ascii="Times New Roman" w:hAnsi="Times New Roman" w:cs="Times New Roman"/>
        </w:rPr>
        <w:t xml:space="preserve">(Mantel test with 999 permutations: </w:t>
      </w:r>
      <w:proofErr w:type="spellStart"/>
      <w:r>
        <w:rPr>
          <w:rFonts w:ascii="Times New Roman" w:hAnsi="Times New Roman" w:cs="Times New Roman"/>
          <w:i/>
          <w:iCs/>
        </w:rPr>
        <w:t>r</w:t>
      </w:r>
      <w:r>
        <w:rPr>
          <w:rFonts w:ascii="Times New Roman" w:hAnsi="Times New Roman" w:cs="Times New Roman"/>
          <w:i/>
          <w:iCs/>
          <w:vertAlign w:val="subscript"/>
        </w:rPr>
        <w:t>M</w:t>
      </w:r>
      <w:proofErr w:type="spellEnd"/>
      <w:r>
        <w:rPr>
          <w:rFonts w:ascii="Times New Roman" w:hAnsi="Times New Roman" w:cs="Times New Roman"/>
        </w:rPr>
        <w:t xml:space="preserve"> = </w:t>
      </w:r>
      <w:r w:rsidRPr="001C2392">
        <w:rPr>
          <w:rFonts w:ascii="Source Sans Pro" w:hAnsi="Source Sans Pro"/>
          <w:sz w:val="23"/>
          <w:szCs w:val="23"/>
        </w:rPr>
        <w:t>0.1274</w:t>
      </w:r>
      <w:r>
        <w:rPr>
          <w:rFonts w:ascii="Times New Roman" w:hAnsi="Times New Roman" w:cs="Times New Roman"/>
        </w:rPr>
        <w:t xml:space="preserve">, p = </w:t>
      </w:r>
      <w:r w:rsidRPr="001C2392">
        <w:rPr>
          <w:rFonts w:ascii="Source Sans Pro" w:hAnsi="Source Sans Pro"/>
          <w:sz w:val="23"/>
          <w:szCs w:val="23"/>
        </w:rPr>
        <w:t>0.103</w:t>
      </w:r>
      <w:r>
        <w:rPr>
          <w:rFonts w:ascii="Times New Roman" w:hAnsi="Times New Roman" w:cs="Times New Roman"/>
        </w:rPr>
        <w:t xml:space="preserve">; Figure 4 </w:t>
      </w:r>
      <w:r>
        <w:rPr>
          <w:rFonts w:ascii="Times New Roman" w:hAnsi="Times New Roman" w:cs="Times New Roman"/>
          <w:i/>
          <w:iCs/>
        </w:rPr>
        <w:t>c</w:t>
      </w:r>
      <w:r>
        <w:rPr>
          <w:rFonts w:ascii="Times New Roman" w:hAnsi="Times New Roman" w:cs="Times New Roman"/>
        </w:rPr>
        <w:t>), while the unique interaction contribution to interaction turnover increase</w:t>
      </w:r>
      <w:r w:rsidR="004E1D7B">
        <w:rPr>
          <w:rFonts w:ascii="Times New Roman" w:hAnsi="Times New Roman" w:cs="Times New Roman"/>
        </w:rPr>
        <w:t>d</w:t>
      </w:r>
      <w:r>
        <w:rPr>
          <w:rFonts w:ascii="Times New Roman" w:hAnsi="Times New Roman" w:cs="Times New Roman"/>
        </w:rPr>
        <w:t xml:space="preserve"> linearly with gradient dissimilarity ((Mantel test with 999 permutations: </w:t>
      </w:r>
      <w:proofErr w:type="spellStart"/>
      <w:r>
        <w:rPr>
          <w:rFonts w:ascii="Times New Roman" w:hAnsi="Times New Roman" w:cs="Times New Roman"/>
          <w:i/>
          <w:iCs/>
        </w:rPr>
        <w:t>r</w:t>
      </w:r>
      <w:r>
        <w:rPr>
          <w:rFonts w:ascii="Times New Roman" w:hAnsi="Times New Roman" w:cs="Times New Roman"/>
          <w:i/>
          <w:iCs/>
          <w:vertAlign w:val="subscript"/>
        </w:rPr>
        <w:t>M</w:t>
      </w:r>
      <w:proofErr w:type="spellEnd"/>
      <w:r>
        <w:rPr>
          <w:rFonts w:ascii="Times New Roman" w:hAnsi="Times New Roman" w:cs="Times New Roman"/>
        </w:rPr>
        <w:t xml:space="preserve"> = </w:t>
      </w:r>
      <w:r w:rsidR="00E275C8" w:rsidRPr="00E275C8">
        <w:rPr>
          <w:rFonts w:ascii="Source Sans Pro" w:hAnsi="Source Sans Pro"/>
          <w:sz w:val="23"/>
          <w:szCs w:val="23"/>
        </w:rPr>
        <w:t>0.2256</w:t>
      </w:r>
      <w:r>
        <w:rPr>
          <w:rFonts w:ascii="Times New Roman" w:hAnsi="Times New Roman" w:cs="Times New Roman"/>
        </w:rPr>
        <w:t xml:space="preserve">, p = </w:t>
      </w:r>
      <w:r w:rsidR="00E275C8" w:rsidRPr="00E275C8">
        <w:rPr>
          <w:rFonts w:ascii="Source Sans Pro" w:hAnsi="Source Sans Pro"/>
          <w:sz w:val="23"/>
          <w:szCs w:val="23"/>
        </w:rPr>
        <w:t>0.027</w:t>
      </w:r>
      <w:r w:rsidR="00E275C8">
        <w:rPr>
          <w:rFonts w:ascii="Times New Roman" w:hAnsi="Times New Roman" w:cs="Times New Roman"/>
        </w:rPr>
        <w:t xml:space="preserve">; </w:t>
      </w:r>
      <w:r>
        <w:rPr>
          <w:rFonts w:ascii="Times New Roman" w:hAnsi="Times New Roman" w:cs="Times New Roman"/>
        </w:rPr>
        <w:t xml:space="preserve">Figure 4 </w:t>
      </w:r>
      <w:r w:rsidR="00E275C8">
        <w:rPr>
          <w:rFonts w:ascii="Times New Roman" w:hAnsi="Times New Roman" w:cs="Times New Roman"/>
          <w:i/>
          <w:iCs/>
        </w:rPr>
        <w:t>f</w:t>
      </w:r>
      <w:r>
        <w:rPr>
          <w:rFonts w:ascii="Times New Roman" w:hAnsi="Times New Roman" w:cs="Times New Roman"/>
        </w:rPr>
        <w:t>)</w:t>
      </w:r>
      <w:r w:rsidR="004E1D7B">
        <w:rPr>
          <w:rFonts w:ascii="Times New Roman" w:hAnsi="Times New Roman" w:cs="Times New Roman"/>
        </w:rPr>
        <w:t>.</w:t>
      </w:r>
    </w:p>
    <w:p w14:paraId="71A91ED7" w14:textId="77777777" w:rsidR="006678A2" w:rsidRDefault="006678A2" w:rsidP="00604D8E">
      <w:pPr>
        <w:spacing w:line="480" w:lineRule="auto"/>
        <w:rPr>
          <w:rFonts w:ascii="Times New Roman" w:hAnsi="Times New Roman" w:cs="Times New Roman"/>
          <w:noProof/>
        </w:rPr>
      </w:pPr>
    </w:p>
    <w:p w14:paraId="3AFAFEC5" w14:textId="3213CEFA" w:rsidR="000C4E65" w:rsidRDefault="000C4E65" w:rsidP="00604D8E">
      <w:pPr>
        <w:spacing w:line="480" w:lineRule="auto"/>
        <w:rPr>
          <w:rFonts w:ascii="Times New Roman" w:hAnsi="Times New Roman" w:cs="Times New Roman"/>
          <w:noProof/>
        </w:rPr>
        <w:sectPr w:rsidR="000C4E65" w:rsidSect="00327D7F">
          <w:pgSz w:w="11906" w:h="16838"/>
          <w:pgMar w:top="1440" w:right="1440" w:bottom="1440" w:left="1440" w:header="709" w:footer="709" w:gutter="0"/>
          <w:lnNumType w:countBy="1" w:restart="continuous"/>
          <w:cols w:space="708"/>
          <w:docGrid w:linePitch="360"/>
        </w:sectPr>
      </w:pPr>
    </w:p>
    <w:p w14:paraId="00CB4298" w14:textId="305B55E5" w:rsidR="00327D7F" w:rsidRDefault="00327D7F" w:rsidP="00604D8E">
      <w:pPr>
        <w:spacing w:line="480" w:lineRule="auto"/>
        <w:rPr>
          <w:rFonts w:ascii="Times New Roman" w:hAnsi="Times New Roman" w:cs="Times New Roman"/>
          <w:noProof/>
        </w:rPr>
      </w:pPr>
    </w:p>
    <w:p w14:paraId="045A785E" w14:textId="4ED9F6EF" w:rsidR="00327D7F" w:rsidRDefault="001D74E5" w:rsidP="00604D8E">
      <w:pPr>
        <w:spacing w:line="480" w:lineRule="auto"/>
        <w:rPr>
          <w:rFonts w:ascii="Times New Roman" w:hAnsi="Times New Roman" w:cs="Times New Roman"/>
        </w:rPr>
      </w:pPr>
      <w:r>
        <w:rPr>
          <w:noProof/>
          <w:sz w:val="16"/>
          <w:szCs w:val="16"/>
          <w:lang w:eastAsia="en-IE"/>
        </w:rPr>
        <w:drawing>
          <wp:inline distT="0" distB="0" distL="0" distR="0" wp14:anchorId="2D986C98" wp14:editId="1AE316FA">
            <wp:extent cx="8863330" cy="4985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wire_Turnover_PolPla_Both_Figure.tif"/>
                    <pic:cNvPicPr/>
                  </pic:nvPicPr>
                  <pic:blipFill>
                    <a:blip r:embed="rId12">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55949B8D" w14:textId="77777777" w:rsidR="00327D7F" w:rsidRDefault="00327D7F" w:rsidP="00604D8E">
      <w:pPr>
        <w:spacing w:line="480" w:lineRule="auto"/>
        <w:rPr>
          <w:rFonts w:ascii="Times New Roman" w:hAnsi="Times New Roman" w:cs="Times New Roman"/>
        </w:rPr>
        <w:sectPr w:rsidR="00327D7F" w:rsidSect="00327D7F">
          <w:pgSz w:w="16838" w:h="11906" w:orient="landscape"/>
          <w:pgMar w:top="1440" w:right="1440" w:bottom="1440" w:left="1440" w:header="709" w:footer="709" w:gutter="0"/>
          <w:lnNumType w:countBy="1" w:restart="continuous"/>
          <w:cols w:space="708"/>
          <w:docGrid w:linePitch="360"/>
        </w:sectPr>
      </w:pPr>
    </w:p>
    <w:p w14:paraId="2501EE4C" w14:textId="3D83DA12" w:rsidR="00593B61" w:rsidRDefault="00061D16" w:rsidP="00604D8E">
      <w:pPr>
        <w:spacing w:line="480" w:lineRule="auto"/>
        <w:rPr>
          <w:rFonts w:ascii="Times New Roman" w:hAnsi="Times New Roman" w:cs="Times New Roman"/>
        </w:rPr>
      </w:pPr>
      <w:bookmarkStart w:id="7" w:name="_Hlk85206955"/>
      <w:r w:rsidRPr="00061D16">
        <w:rPr>
          <w:rFonts w:ascii="Times New Roman" w:hAnsi="Times New Roman" w:cs="Times New Roman"/>
        </w:rPr>
        <w:lastRenderedPageBreak/>
        <w:t>Figure</w:t>
      </w:r>
      <w:r w:rsidR="002C28A5">
        <w:rPr>
          <w:rFonts w:ascii="Times New Roman" w:hAnsi="Times New Roman" w:cs="Times New Roman"/>
        </w:rPr>
        <w:t xml:space="preserve"> </w:t>
      </w:r>
      <w:r>
        <w:rPr>
          <w:rFonts w:ascii="Times New Roman" w:hAnsi="Times New Roman" w:cs="Times New Roman"/>
        </w:rPr>
        <w:t>4</w:t>
      </w:r>
      <w:r w:rsidRPr="00061D16">
        <w:rPr>
          <w:rFonts w:ascii="Times New Roman" w:hAnsi="Times New Roman" w:cs="Times New Roman"/>
        </w:rPr>
        <w:t>. The proportion of the total interaction turnover that can be labelled as either species-driven interaction turnover (</w:t>
      </w:r>
      <w:r w:rsidR="0009161A">
        <w:rPr>
          <w:rFonts w:ascii="Times New Roman" w:hAnsi="Times New Roman" w:cs="Times New Roman"/>
        </w:rPr>
        <w:t>yellow</w:t>
      </w:r>
      <w:r w:rsidRPr="00061D16">
        <w:rPr>
          <w:rFonts w:ascii="Times New Roman" w:hAnsi="Times New Roman" w:cs="Times New Roman"/>
        </w:rPr>
        <w:t xml:space="preserve"> points and </w:t>
      </w:r>
      <w:r w:rsidR="0009161A">
        <w:rPr>
          <w:rFonts w:ascii="Times New Roman" w:hAnsi="Times New Roman" w:cs="Times New Roman"/>
        </w:rPr>
        <w:t>yellow</w:t>
      </w:r>
      <w:r w:rsidRPr="00061D16">
        <w:rPr>
          <w:rFonts w:ascii="Times New Roman" w:hAnsi="Times New Roman" w:cs="Times New Roman"/>
        </w:rPr>
        <w:t xml:space="preserve"> line) or rewiring (</w:t>
      </w:r>
      <w:r w:rsidR="0009161A">
        <w:rPr>
          <w:rFonts w:ascii="Times New Roman" w:hAnsi="Times New Roman" w:cs="Times New Roman"/>
        </w:rPr>
        <w:t>purple</w:t>
      </w:r>
      <w:r w:rsidRPr="00061D16">
        <w:rPr>
          <w:rFonts w:ascii="Times New Roman" w:hAnsi="Times New Roman" w:cs="Times New Roman"/>
        </w:rPr>
        <w:t xml:space="preserve"> points and </w:t>
      </w:r>
      <w:r w:rsidR="0009161A">
        <w:rPr>
          <w:rFonts w:ascii="Times New Roman" w:hAnsi="Times New Roman" w:cs="Times New Roman"/>
        </w:rPr>
        <w:t>purple</w:t>
      </w:r>
      <w:r w:rsidRPr="00061D16">
        <w:rPr>
          <w:rFonts w:ascii="Times New Roman" w:hAnsi="Times New Roman" w:cs="Times New Roman"/>
        </w:rPr>
        <w:t xml:space="preserve"> line) change in relation to geographical distance </w:t>
      </w:r>
      <w:r>
        <w:rPr>
          <w:rFonts w:ascii="Times New Roman" w:hAnsi="Times New Roman" w:cs="Times New Roman"/>
        </w:rPr>
        <w:t>(</w:t>
      </w:r>
      <w:r w:rsidR="0009161A">
        <w:rPr>
          <w:rFonts w:ascii="Times New Roman" w:hAnsi="Times New Roman" w:cs="Times New Roman"/>
        </w:rPr>
        <w:t>a</w:t>
      </w:r>
      <w:r>
        <w:rPr>
          <w:rFonts w:ascii="Times New Roman" w:hAnsi="Times New Roman" w:cs="Times New Roman"/>
        </w:rPr>
        <w:t xml:space="preserve">) or </w:t>
      </w:r>
      <w:r w:rsidR="0009161A">
        <w:rPr>
          <w:rFonts w:ascii="Times New Roman" w:hAnsi="Times New Roman" w:cs="Times New Roman"/>
        </w:rPr>
        <w:t xml:space="preserve">the </w:t>
      </w:r>
      <w:r>
        <w:rPr>
          <w:rFonts w:ascii="Times New Roman" w:hAnsi="Times New Roman" w:cs="Times New Roman"/>
        </w:rPr>
        <w:t>environmental</w:t>
      </w:r>
      <w:r w:rsidR="0009161A">
        <w:rPr>
          <w:rFonts w:ascii="Times New Roman" w:hAnsi="Times New Roman" w:cs="Times New Roman"/>
        </w:rPr>
        <w:t xml:space="preserve"> dissimilarity </w:t>
      </w:r>
      <w:r>
        <w:rPr>
          <w:rFonts w:ascii="Times New Roman" w:hAnsi="Times New Roman" w:cs="Times New Roman"/>
        </w:rPr>
        <w:t>(</w:t>
      </w:r>
      <w:r w:rsidR="00B017BC">
        <w:rPr>
          <w:rFonts w:ascii="Times New Roman" w:hAnsi="Times New Roman" w:cs="Times New Roman"/>
        </w:rPr>
        <w:t>d</w:t>
      </w:r>
      <w:r>
        <w:rPr>
          <w:rFonts w:ascii="Times New Roman" w:hAnsi="Times New Roman" w:cs="Times New Roman"/>
        </w:rPr>
        <w:t xml:space="preserve">) </w:t>
      </w:r>
      <w:r w:rsidRPr="00061D16">
        <w:rPr>
          <w:rFonts w:ascii="Times New Roman" w:hAnsi="Times New Roman" w:cs="Times New Roman"/>
        </w:rPr>
        <w:t xml:space="preserve">between paired networks. </w:t>
      </w:r>
      <w:r>
        <w:rPr>
          <w:rFonts w:ascii="Times New Roman" w:hAnsi="Times New Roman" w:cs="Times New Roman"/>
        </w:rPr>
        <w:t>T</w:t>
      </w:r>
      <w:r w:rsidRPr="00061D16">
        <w:rPr>
          <w:rFonts w:ascii="Times New Roman" w:hAnsi="Times New Roman" w:cs="Times New Roman"/>
        </w:rPr>
        <w:t>he proportion of the species-driven interaction turnover that can be ascribed as pollinator-driven (</w:t>
      </w:r>
      <w:r>
        <w:rPr>
          <w:rFonts w:ascii="Times New Roman" w:hAnsi="Times New Roman" w:cs="Times New Roman"/>
        </w:rPr>
        <w:t>blue</w:t>
      </w:r>
      <w:r w:rsidRPr="00061D16">
        <w:rPr>
          <w:rFonts w:ascii="Times New Roman" w:hAnsi="Times New Roman" w:cs="Times New Roman"/>
        </w:rPr>
        <w:t xml:space="preserve"> points and </w:t>
      </w:r>
      <w:r w:rsidR="0009161A">
        <w:rPr>
          <w:rFonts w:ascii="Times New Roman" w:hAnsi="Times New Roman" w:cs="Times New Roman"/>
        </w:rPr>
        <w:t xml:space="preserve">blue </w:t>
      </w:r>
      <w:r w:rsidRPr="00061D16">
        <w:rPr>
          <w:rFonts w:ascii="Times New Roman" w:hAnsi="Times New Roman" w:cs="Times New Roman"/>
        </w:rPr>
        <w:t>line) and plant-driven (</w:t>
      </w:r>
      <w:r w:rsidR="0009161A">
        <w:rPr>
          <w:rFonts w:ascii="Times New Roman" w:hAnsi="Times New Roman" w:cs="Times New Roman"/>
        </w:rPr>
        <w:t>orange</w:t>
      </w:r>
      <w:r w:rsidRPr="00061D16">
        <w:rPr>
          <w:rFonts w:ascii="Times New Roman" w:hAnsi="Times New Roman" w:cs="Times New Roman"/>
        </w:rPr>
        <w:t xml:space="preserve"> points and </w:t>
      </w:r>
      <w:r w:rsidR="0009161A">
        <w:rPr>
          <w:rFonts w:ascii="Times New Roman" w:hAnsi="Times New Roman" w:cs="Times New Roman"/>
        </w:rPr>
        <w:t xml:space="preserve">orange </w:t>
      </w:r>
      <w:r w:rsidRPr="00061D16">
        <w:rPr>
          <w:rFonts w:ascii="Times New Roman" w:hAnsi="Times New Roman" w:cs="Times New Roman"/>
        </w:rPr>
        <w:t>line)</w:t>
      </w:r>
      <w:r>
        <w:rPr>
          <w:rFonts w:ascii="Times New Roman" w:hAnsi="Times New Roman" w:cs="Times New Roman"/>
        </w:rPr>
        <w:t xml:space="preserve"> as a function of spatial distance (</w:t>
      </w:r>
      <w:r w:rsidR="0009161A">
        <w:rPr>
          <w:rFonts w:ascii="Times New Roman" w:hAnsi="Times New Roman" w:cs="Times New Roman"/>
        </w:rPr>
        <w:t>c</w:t>
      </w:r>
      <w:r>
        <w:rPr>
          <w:rFonts w:ascii="Times New Roman" w:hAnsi="Times New Roman" w:cs="Times New Roman"/>
        </w:rPr>
        <w:t xml:space="preserve">) or environmental </w:t>
      </w:r>
      <w:r w:rsidR="0009161A">
        <w:rPr>
          <w:rFonts w:ascii="Times New Roman" w:hAnsi="Times New Roman" w:cs="Times New Roman"/>
        </w:rPr>
        <w:t>dissimilarity</w:t>
      </w:r>
      <w:r>
        <w:rPr>
          <w:rFonts w:ascii="Times New Roman" w:hAnsi="Times New Roman" w:cs="Times New Roman"/>
        </w:rPr>
        <w:t xml:space="preserve"> (</w:t>
      </w:r>
      <w:r w:rsidR="00B017BC">
        <w:rPr>
          <w:rFonts w:ascii="Times New Roman" w:hAnsi="Times New Roman" w:cs="Times New Roman"/>
        </w:rPr>
        <w:t>e</w:t>
      </w:r>
      <w:r>
        <w:rPr>
          <w:rFonts w:ascii="Times New Roman" w:hAnsi="Times New Roman" w:cs="Times New Roman"/>
        </w:rPr>
        <w:t>)</w:t>
      </w:r>
      <w:r w:rsidRPr="00061D16">
        <w:rPr>
          <w:rFonts w:ascii="Times New Roman" w:hAnsi="Times New Roman" w:cs="Times New Roman"/>
        </w:rPr>
        <w:t>.</w:t>
      </w:r>
      <w:r w:rsidR="0009161A">
        <w:rPr>
          <w:rFonts w:ascii="Times New Roman" w:hAnsi="Times New Roman" w:cs="Times New Roman"/>
        </w:rPr>
        <w:t xml:space="preserve"> </w:t>
      </w:r>
      <w:r w:rsidR="0009161A" w:rsidRPr="0009161A">
        <w:rPr>
          <w:rFonts w:ascii="Times New Roman" w:hAnsi="Times New Roman" w:cs="Times New Roman"/>
        </w:rPr>
        <w:t xml:space="preserve">Proportion of species-driven interaction turnover that is caused by a combined turnover of both plants and pollinators (pollinator + plant-driven) in relation to geographical distance </w:t>
      </w:r>
      <w:r w:rsidR="0009161A">
        <w:rPr>
          <w:rFonts w:ascii="Times New Roman" w:hAnsi="Times New Roman" w:cs="Times New Roman"/>
        </w:rPr>
        <w:t>(</w:t>
      </w:r>
      <w:r w:rsidR="00B017BC">
        <w:rPr>
          <w:rFonts w:ascii="Times New Roman" w:hAnsi="Times New Roman" w:cs="Times New Roman"/>
        </w:rPr>
        <w:t>c</w:t>
      </w:r>
      <w:r w:rsidR="0009161A">
        <w:rPr>
          <w:rFonts w:ascii="Times New Roman" w:hAnsi="Times New Roman" w:cs="Times New Roman"/>
        </w:rPr>
        <w:t>) and environmental dissimilarity (f).</w:t>
      </w:r>
      <w:r w:rsidR="003E6728">
        <w:rPr>
          <w:rFonts w:ascii="Times New Roman" w:hAnsi="Times New Roman" w:cs="Times New Roman"/>
        </w:rPr>
        <w:t xml:space="preserve"> </w:t>
      </w:r>
    </w:p>
    <w:bookmarkEnd w:id="7"/>
    <w:p w14:paraId="777C277A" w14:textId="087F4AAC" w:rsidR="00AD7D8F" w:rsidRPr="00A331AA" w:rsidRDefault="0003486F" w:rsidP="00A331AA">
      <w:pPr>
        <w:pStyle w:val="Heading2"/>
        <w:spacing w:after="120" w:line="360" w:lineRule="auto"/>
        <w:ind w:firstLine="720"/>
        <w:rPr>
          <w:rFonts w:ascii="Times New Roman" w:hAnsi="Times New Roman" w:cs="Times New Roman"/>
          <w:color w:val="auto"/>
          <w:sz w:val="24"/>
          <w:szCs w:val="24"/>
        </w:rPr>
      </w:pPr>
      <w:r w:rsidRPr="00A331AA">
        <w:rPr>
          <w:rFonts w:ascii="Times New Roman" w:hAnsi="Times New Roman" w:cs="Times New Roman"/>
          <w:color w:val="auto"/>
          <w:sz w:val="24"/>
          <w:szCs w:val="24"/>
        </w:rPr>
        <w:t xml:space="preserve">C) </w:t>
      </w:r>
      <w:r w:rsidR="00AD7D8F" w:rsidRPr="00A331AA">
        <w:rPr>
          <w:rFonts w:ascii="Times New Roman" w:hAnsi="Times New Roman" w:cs="Times New Roman"/>
          <w:color w:val="auto"/>
          <w:sz w:val="24"/>
          <w:szCs w:val="24"/>
        </w:rPr>
        <w:t xml:space="preserve">Predicting </w:t>
      </w:r>
      <w:r w:rsidR="00B16AFE" w:rsidRPr="00A331AA">
        <w:rPr>
          <w:rFonts w:ascii="Times New Roman" w:hAnsi="Times New Roman" w:cs="Times New Roman"/>
          <w:color w:val="auto"/>
          <w:sz w:val="24"/>
          <w:szCs w:val="24"/>
        </w:rPr>
        <w:t>Interaction Turnover</w:t>
      </w:r>
    </w:p>
    <w:p w14:paraId="262BFDE2" w14:textId="75AFCF35" w:rsidR="00574B18" w:rsidRDefault="00DE38F0" w:rsidP="00327D7F">
      <w:pPr>
        <w:spacing w:line="480" w:lineRule="auto"/>
        <w:rPr>
          <w:rFonts w:ascii="Times New Roman" w:hAnsi="Times New Roman" w:cs="Times New Roman"/>
        </w:rPr>
      </w:pPr>
      <w:r w:rsidRPr="001A3BEC">
        <w:rPr>
          <w:rFonts w:ascii="Times New Roman" w:hAnsi="Times New Roman" w:cs="Times New Roman"/>
        </w:rPr>
        <w:t>The prediction performance of the mixed effects model and the random effects model was similar for each driver of interaction turnover</w:t>
      </w:r>
      <w:r w:rsidR="004E1D7B">
        <w:rPr>
          <w:rFonts w:ascii="Times New Roman" w:hAnsi="Times New Roman" w:cs="Times New Roman"/>
        </w:rPr>
        <w:t>,</w:t>
      </w:r>
      <w:r w:rsidRPr="001A3BEC">
        <w:rPr>
          <w:rFonts w:ascii="Times New Roman" w:hAnsi="Times New Roman" w:cs="Times New Roman"/>
        </w:rPr>
        <w:t xml:space="preserve"> indicating that the fixed effects add</w:t>
      </w:r>
      <w:r w:rsidR="004E1D7B">
        <w:rPr>
          <w:rFonts w:ascii="Times New Roman" w:hAnsi="Times New Roman" w:cs="Times New Roman"/>
        </w:rPr>
        <w:t>ed</w:t>
      </w:r>
      <w:r w:rsidRPr="001A3BEC">
        <w:rPr>
          <w:rFonts w:ascii="Times New Roman" w:hAnsi="Times New Roman" w:cs="Times New Roman"/>
        </w:rPr>
        <w:t xml:space="preserve"> little useful information for predicting interaction turnover</w:t>
      </w:r>
      <w:r w:rsidR="001A3BEC" w:rsidRPr="001A3BEC">
        <w:rPr>
          <w:rFonts w:ascii="Times New Roman" w:hAnsi="Times New Roman" w:cs="Times New Roman"/>
        </w:rPr>
        <w:t xml:space="preserve"> (</w:t>
      </w:r>
      <w:r w:rsidR="00CD4379">
        <w:rPr>
          <w:rFonts w:ascii="Times New Roman" w:hAnsi="Times New Roman" w:cs="Times New Roman"/>
        </w:rPr>
        <w:t xml:space="preserve">see AUC values in </w:t>
      </w:r>
      <w:r w:rsidR="001A3BEC" w:rsidRPr="001A3BEC">
        <w:rPr>
          <w:rFonts w:ascii="Times New Roman" w:hAnsi="Times New Roman" w:cs="Times New Roman"/>
        </w:rPr>
        <w:t>Table 1)</w:t>
      </w:r>
      <w:r w:rsidRPr="001A3BEC">
        <w:rPr>
          <w:rFonts w:ascii="Times New Roman" w:hAnsi="Times New Roman" w:cs="Times New Roman"/>
        </w:rPr>
        <w:t>.</w:t>
      </w:r>
      <w:r w:rsidR="001A3BEC">
        <w:rPr>
          <w:rFonts w:ascii="Times New Roman" w:hAnsi="Times New Roman" w:cs="Times New Roman"/>
        </w:rPr>
        <w:t xml:space="preserve"> The good predictive performance of the random effects model</w:t>
      </w:r>
      <w:r w:rsidR="00CD4379">
        <w:rPr>
          <w:rFonts w:ascii="Times New Roman" w:hAnsi="Times New Roman" w:cs="Times New Roman"/>
        </w:rPr>
        <w:t>s</w:t>
      </w:r>
      <w:r w:rsidR="001A3BEC">
        <w:rPr>
          <w:rFonts w:ascii="Times New Roman" w:hAnsi="Times New Roman" w:cs="Times New Roman"/>
        </w:rPr>
        <w:t xml:space="preserve"> indicates that most of the variation in whether an interaction </w:t>
      </w:r>
      <w:r w:rsidR="004E1D7B">
        <w:rPr>
          <w:rFonts w:ascii="Times New Roman" w:hAnsi="Times New Roman" w:cs="Times New Roman"/>
        </w:rPr>
        <w:t xml:space="preserve">would </w:t>
      </w:r>
      <w:r w:rsidR="001A3BEC">
        <w:rPr>
          <w:rFonts w:ascii="Times New Roman" w:hAnsi="Times New Roman" w:cs="Times New Roman"/>
        </w:rPr>
        <w:t>turnover or not is contained in the species</w:t>
      </w:r>
      <w:r w:rsidR="00CD4379">
        <w:rPr>
          <w:rFonts w:ascii="Times New Roman" w:hAnsi="Times New Roman" w:cs="Times New Roman"/>
        </w:rPr>
        <w:t xml:space="preserve"> and site pair</w:t>
      </w:r>
      <w:r w:rsidR="001A3BEC">
        <w:rPr>
          <w:rFonts w:ascii="Times New Roman" w:hAnsi="Times New Roman" w:cs="Times New Roman"/>
        </w:rPr>
        <w:t xml:space="preserve"> </w:t>
      </w:r>
      <w:r w:rsidR="00CD4379">
        <w:rPr>
          <w:rFonts w:ascii="Times New Roman" w:hAnsi="Times New Roman" w:cs="Times New Roman"/>
        </w:rPr>
        <w:t>under comparison</w:t>
      </w:r>
      <w:r w:rsidR="001A3BEC">
        <w:rPr>
          <w:rFonts w:ascii="Times New Roman" w:hAnsi="Times New Roman" w:cs="Times New Roman"/>
        </w:rPr>
        <w:t xml:space="preserve">. </w:t>
      </w:r>
      <w:r w:rsidRPr="001A3BEC">
        <w:rPr>
          <w:rFonts w:ascii="Times New Roman" w:hAnsi="Times New Roman" w:cs="Times New Roman"/>
        </w:rPr>
        <w:t>The prediction performance of the GLM was poor for pollinator driven turnover</w:t>
      </w:r>
      <w:r w:rsidR="00CD4379">
        <w:rPr>
          <w:rFonts w:ascii="Times New Roman" w:hAnsi="Times New Roman" w:cs="Times New Roman"/>
        </w:rPr>
        <w:t xml:space="preserve"> (AUC = 0.62)</w:t>
      </w:r>
      <w:r w:rsidRPr="001A3BEC">
        <w:rPr>
          <w:rFonts w:ascii="Times New Roman" w:hAnsi="Times New Roman" w:cs="Times New Roman"/>
        </w:rPr>
        <w:t>, plant driven turnover</w:t>
      </w:r>
      <w:r w:rsidR="00CD4379">
        <w:rPr>
          <w:rFonts w:ascii="Times New Roman" w:hAnsi="Times New Roman" w:cs="Times New Roman"/>
        </w:rPr>
        <w:t xml:space="preserve"> (AUC = 0.65)</w:t>
      </w:r>
      <w:r w:rsidRPr="001A3BEC">
        <w:rPr>
          <w:rFonts w:ascii="Times New Roman" w:hAnsi="Times New Roman" w:cs="Times New Roman"/>
        </w:rPr>
        <w:t xml:space="preserve"> and plant </w:t>
      </w:r>
      <w:r w:rsidR="001A3BEC" w:rsidRPr="001A3BEC">
        <w:rPr>
          <w:rFonts w:ascii="Times New Roman" w:hAnsi="Times New Roman" w:cs="Times New Roman"/>
        </w:rPr>
        <w:t>&amp;</w:t>
      </w:r>
      <w:r w:rsidRPr="001A3BEC">
        <w:rPr>
          <w:rFonts w:ascii="Times New Roman" w:hAnsi="Times New Roman" w:cs="Times New Roman"/>
        </w:rPr>
        <w:t xml:space="preserve"> pollinator </w:t>
      </w:r>
      <w:r w:rsidR="001A3BEC" w:rsidRPr="001A3BEC">
        <w:rPr>
          <w:rFonts w:ascii="Times New Roman" w:hAnsi="Times New Roman" w:cs="Times New Roman"/>
        </w:rPr>
        <w:t>driven turnover</w:t>
      </w:r>
      <w:r w:rsidR="00CD4379">
        <w:rPr>
          <w:rFonts w:ascii="Times New Roman" w:hAnsi="Times New Roman" w:cs="Times New Roman"/>
        </w:rPr>
        <w:t xml:space="preserve"> (AUC = 0.58)</w:t>
      </w:r>
      <w:r w:rsidR="001A3BEC" w:rsidRPr="001A3BEC">
        <w:rPr>
          <w:rFonts w:ascii="Times New Roman" w:hAnsi="Times New Roman" w:cs="Times New Roman"/>
        </w:rPr>
        <w:t>, yet performed reasonably well for rewiring (</w:t>
      </w:r>
      <w:r w:rsidR="00CD4379">
        <w:rPr>
          <w:rFonts w:ascii="Times New Roman" w:hAnsi="Times New Roman" w:cs="Times New Roman"/>
        </w:rPr>
        <w:t xml:space="preserve">AUC = 0.83, </w:t>
      </w:r>
      <w:r w:rsidR="001A3BEC" w:rsidRPr="001A3BEC">
        <w:rPr>
          <w:rFonts w:ascii="Times New Roman" w:hAnsi="Times New Roman" w:cs="Times New Roman"/>
        </w:rPr>
        <w:t xml:space="preserve">Table 1), </w:t>
      </w:r>
      <w:r w:rsidR="001A3BEC">
        <w:rPr>
          <w:rFonts w:ascii="Times New Roman" w:hAnsi="Times New Roman" w:cs="Times New Roman"/>
        </w:rPr>
        <w:t>meaning that the</w:t>
      </w:r>
      <w:r w:rsidR="00162C84">
        <w:rPr>
          <w:rFonts w:ascii="Times New Roman" w:hAnsi="Times New Roman" w:cs="Times New Roman"/>
        </w:rPr>
        <w:t xml:space="preserve"> fixed effects, composed of</w:t>
      </w:r>
      <w:r w:rsidR="001A3BEC">
        <w:rPr>
          <w:rFonts w:ascii="Times New Roman" w:hAnsi="Times New Roman" w:cs="Times New Roman"/>
        </w:rPr>
        <w:t xml:space="preserve"> site variables</w:t>
      </w:r>
      <w:r w:rsidR="00CD4379">
        <w:rPr>
          <w:rFonts w:ascii="Times New Roman" w:hAnsi="Times New Roman" w:cs="Times New Roman"/>
        </w:rPr>
        <w:t xml:space="preserve"> (gradient dissimilarity, average impervious index and average impervious index)</w:t>
      </w:r>
      <w:r w:rsidR="001A3BEC">
        <w:rPr>
          <w:rFonts w:ascii="Times New Roman" w:hAnsi="Times New Roman" w:cs="Times New Roman"/>
        </w:rPr>
        <w:t xml:space="preserve"> and interaction properties</w:t>
      </w:r>
      <w:r w:rsidR="00CD4379">
        <w:rPr>
          <w:rFonts w:ascii="Times New Roman" w:hAnsi="Times New Roman" w:cs="Times New Roman"/>
        </w:rPr>
        <w:t xml:space="preserve"> (average interaction frequency)</w:t>
      </w:r>
      <w:r w:rsidR="00162C84">
        <w:rPr>
          <w:rFonts w:ascii="Times New Roman" w:hAnsi="Times New Roman" w:cs="Times New Roman"/>
        </w:rPr>
        <w:t>,</w:t>
      </w:r>
      <w:r w:rsidR="001A3BEC">
        <w:rPr>
          <w:rFonts w:ascii="Times New Roman" w:hAnsi="Times New Roman" w:cs="Times New Roman"/>
        </w:rPr>
        <w:t xml:space="preserve"> can be used to predict interaction rewiring</w:t>
      </w:r>
      <w:r w:rsidR="008649B4">
        <w:rPr>
          <w:rFonts w:ascii="Times New Roman" w:hAnsi="Times New Roman" w:cs="Times New Roman"/>
        </w:rPr>
        <w:t xml:space="preserve"> (Figure 5)</w:t>
      </w:r>
      <w:r w:rsidR="001A3BEC">
        <w:rPr>
          <w:rFonts w:ascii="Times New Roman" w:hAnsi="Times New Roman" w:cs="Times New Roman"/>
        </w:rPr>
        <w:t xml:space="preserve">. </w:t>
      </w:r>
      <w:r w:rsidR="008649B4">
        <w:rPr>
          <w:rFonts w:ascii="Times New Roman" w:hAnsi="Times New Roman" w:cs="Times New Roman"/>
        </w:rPr>
        <w:t xml:space="preserve">Yet, </w:t>
      </w:r>
      <w:r w:rsidR="008649B4">
        <w:rPr>
          <w:rFonts w:ascii="Times New Roman" w:hAnsi="Times New Roman" w:cs="Times New Roman"/>
          <w:bCs/>
        </w:rPr>
        <w:t>this predictive performance is lower compared to the random effects model</w:t>
      </w:r>
      <w:r w:rsidR="00CD4379">
        <w:rPr>
          <w:rFonts w:ascii="Times New Roman" w:hAnsi="Times New Roman" w:cs="Times New Roman"/>
          <w:bCs/>
        </w:rPr>
        <w:t xml:space="preserve"> (random effects model AUC = 0.93)</w:t>
      </w:r>
      <w:r w:rsidR="004E1D7B">
        <w:rPr>
          <w:rFonts w:ascii="Times New Roman" w:hAnsi="Times New Roman" w:cs="Times New Roman"/>
          <w:bCs/>
        </w:rPr>
        <w:t>,</w:t>
      </w:r>
      <w:r w:rsidR="008649B4">
        <w:rPr>
          <w:rFonts w:ascii="Times New Roman" w:hAnsi="Times New Roman" w:cs="Times New Roman"/>
          <w:bCs/>
        </w:rPr>
        <w:t xml:space="preserve"> meaning that much of the variance in whether an interaction </w:t>
      </w:r>
      <w:r w:rsidR="00162C84">
        <w:rPr>
          <w:rFonts w:ascii="Times New Roman" w:hAnsi="Times New Roman" w:cs="Times New Roman"/>
          <w:bCs/>
        </w:rPr>
        <w:t xml:space="preserve">would </w:t>
      </w:r>
      <w:r w:rsidR="008649B4">
        <w:rPr>
          <w:rFonts w:ascii="Times New Roman" w:hAnsi="Times New Roman" w:cs="Times New Roman"/>
          <w:bCs/>
        </w:rPr>
        <w:t>rewire or not is dependent on the species in question and less so on the surrounding environment.</w:t>
      </w:r>
      <w:r w:rsidR="00CD4379">
        <w:rPr>
          <w:rFonts w:ascii="Times New Roman" w:hAnsi="Times New Roman" w:cs="Times New Roman"/>
          <w:bCs/>
        </w:rPr>
        <w:t xml:space="preserve"> For pollinator driven, plant driven and plant &amp; pollinator driven interaction turnover the GLMs performed very poorly in comparison to the random effects GLMMs (see Table 1 for comparison of AUC values)</w:t>
      </w:r>
      <w:r w:rsidR="004A238C">
        <w:rPr>
          <w:rFonts w:ascii="Times New Roman" w:hAnsi="Times New Roman" w:cs="Times New Roman"/>
          <w:bCs/>
        </w:rPr>
        <w:t>, illustrating that whether an interaction turn</w:t>
      </w:r>
      <w:r w:rsidR="004E1D7B">
        <w:rPr>
          <w:rFonts w:ascii="Times New Roman" w:hAnsi="Times New Roman" w:cs="Times New Roman"/>
          <w:bCs/>
        </w:rPr>
        <w:t>ed</w:t>
      </w:r>
      <w:r w:rsidR="004A238C">
        <w:rPr>
          <w:rFonts w:ascii="Times New Roman" w:hAnsi="Times New Roman" w:cs="Times New Roman"/>
          <w:bCs/>
        </w:rPr>
        <w:t xml:space="preserve"> over due to species driven turnover is dependent on the species in question and not on the measured site variables or interaction properties.</w:t>
      </w:r>
    </w:p>
    <w:p w14:paraId="22966BA2" w14:textId="13B16148" w:rsidR="00574B18" w:rsidRDefault="00574B18" w:rsidP="00574B18">
      <w:pPr>
        <w:spacing w:line="480" w:lineRule="auto"/>
        <w:rPr>
          <w:rFonts w:ascii="Times New Roman" w:hAnsi="Times New Roman" w:cs="Times New Roman"/>
        </w:rPr>
      </w:pPr>
      <w:bookmarkStart w:id="8" w:name="_Hlk57481742"/>
      <w:r>
        <w:rPr>
          <w:rFonts w:ascii="Times New Roman" w:hAnsi="Times New Roman" w:cs="Times New Roman"/>
        </w:rPr>
        <w:lastRenderedPageBreak/>
        <w:t xml:space="preserve">Table 1. </w:t>
      </w:r>
      <w:r w:rsidRPr="00515985">
        <w:rPr>
          <w:rFonts w:ascii="Times New Roman" w:hAnsi="Times New Roman" w:cs="Times New Roman"/>
        </w:rPr>
        <w:t xml:space="preserve">Model </w:t>
      </w:r>
      <w:r>
        <w:rPr>
          <w:rFonts w:ascii="Times New Roman" w:hAnsi="Times New Roman" w:cs="Times New Roman"/>
        </w:rPr>
        <w:t xml:space="preserve">specification and area under the receiver operating curve (AUC) </w:t>
      </w:r>
      <w:r w:rsidRPr="00515985">
        <w:rPr>
          <w:rFonts w:ascii="Times New Roman" w:hAnsi="Times New Roman" w:cs="Times New Roman"/>
        </w:rPr>
        <w:t>estimates for</w:t>
      </w:r>
      <w:r>
        <w:rPr>
          <w:rFonts w:ascii="Times New Roman" w:hAnsi="Times New Roman" w:cs="Times New Roman"/>
        </w:rPr>
        <w:t xml:space="preserve"> each driver of interaction turnover. A mixed effects GLMM, a random effects GLMM and GLM was fit to explore the importance of the predictor variables in predicting when an interaction turns over. Models with high AUC have high predictive performance.</w:t>
      </w:r>
      <w:r w:rsidR="00E621DA">
        <w:rPr>
          <w:rFonts w:ascii="Times New Roman" w:hAnsi="Times New Roman" w:cs="Times New Roman"/>
        </w:rPr>
        <w:t xml:space="preserve"> See supplementary material section </w:t>
      </w:r>
      <w:r w:rsidR="00E621DA">
        <w:rPr>
          <w:rFonts w:ascii="Times New Roman" w:hAnsi="Times New Roman" w:cs="Times New Roman"/>
          <w:i/>
          <w:iCs/>
        </w:rPr>
        <w:t>Predicting Interaction Rewiring</w:t>
      </w:r>
      <w:r w:rsidR="00E621DA">
        <w:rPr>
          <w:rFonts w:ascii="Times New Roman" w:hAnsi="Times New Roman" w:cs="Times New Roman"/>
        </w:rPr>
        <w:t xml:space="preserve"> for the parameter estimates of the mixed models.</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34"/>
        <w:gridCol w:w="973"/>
        <w:gridCol w:w="2480"/>
        <w:gridCol w:w="42"/>
        <w:gridCol w:w="3497"/>
      </w:tblGrid>
      <w:tr w:rsidR="00574B18" w:rsidRPr="00E93EF5" w14:paraId="2A80622B" w14:textId="77777777" w:rsidTr="003A5E6C">
        <w:tc>
          <w:tcPr>
            <w:tcW w:w="1127"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7FABDC52" w14:textId="77777777" w:rsidR="00574B18" w:rsidRPr="00E93EF5" w:rsidRDefault="00574B18" w:rsidP="003A5E6C">
            <w:pPr>
              <w:spacing w:after="0" w:line="240" w:lineRule="auto"/>
              <w:rPr>
                <w:rFonts w:ascii="Times New Roman" w:hAnsi="Times New Roman" w:cs="Times New Roman"/>
                <w:b/>
                <w:bCs/>
                <w:sz w:val="20"/>
                <w:szCs w:val="20"/>
              </w:rPr>
            </w:pPr>
            <w:bookmarkStart w:id="9" w:name="_Hlk57480804"/>
            <w:bookmarkEnd w:id="8"/>
            <w:r w:rsidRPr="00E93EF5">
              <w:rPr>
                <w:rFonts w:ascii="Times New Roman" w:hAnsi="Times New Roman" w:cs="Times New Roman"/>
                <w:b/>
                <w:bCs/>
                <w:sz w:val="20"/>
                <w:szCs w:val="20"/>
              </w:rPr>
              <w:t>Rewiring</w:t>
            </w:r>
          </w:p>
        </w:tc>
        <w:tc>
          <w:tcPr>
            <w:tcW w:w="1913" w:type="pct"/>
            <w:gridSpan w:val="2"/>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7F303803" w14:textId="77777777" w:rsidR="00574B18" w:rsidRPr="00E93EF5" w:rsidRDefault="00574B18" w:rsidP="003A5E6C">
            <w:pPr>
              <w:spacing w:after="0" w:line="240" w:lineRule="auto"/>
              <w:rPr>
                <w:rFonts w:ascii="Times New Roman" w:hAnsi="Times New Roman" w:cs="Times New Roman"/>
                <w:b/>
                <w:bCs/>
                <w:sz w:val="20"/>
                <w:szCs w:val="20"/>
              </w:rPr>
            </w:pPr>
          </w:p>
        </w:tc>
        <w:tc>
          <w:tcPr>
            <w:tcW w:w="1960" w:type="pct"/>
            <w:gridSpan w:val="2"/>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77E1BF9A" w14:textId="77777777" w:rsidR="00574B18" w:rsidRPr="00E93EF5" w:rsidRDefault="00574B18" w:rsidP="003A5E6C">
            <w:pPr>
              <w:spacing w:after="0" w:line="240" w:lineRule="auto"/>
              <w:rPr>
                <w:rFonts w:ascii="Times New Roman" w:hAnsi="Times New Roman" w:cs="Times New Roman"/>
                <w:b/>
                <w:bCs/>
                <w:sz w:val="20"/>
                <w:szCs w:val="20"/>
              </w:rPr>
            </w:pPr>
          </w:p>
        </w:tc>
      </w:tr>
      <w:tr w:rsidR="00574B18" w:rsidRPr="00E93EF5" w14:paraId="4E469F9B" w14:textId="77777777" w:rsidTr="003A5E6C">
        <w:tc>
          <w:tcPr>
            <w:tcW w:w="1127" w:type="pct"/>
            <w:tcBorders>
              <w:top w:val="single" w:sz="12" w:space="0" w:color="auto"/>
            </w:tcBorders>
            <w:shd w:val="clear" w:color="auto" w:fill="FFFFFF" w:themeFill="background1"/>
            <w:tcMar>
              <w:top w:w="120" w:type="dxa"/>
              <w:left w:w="120" w:type="dxa"/>
              <w:bottom w:w="120" w:type="dxa"/>
              <w:right w:w="120" w:type="dxa"/>
            </w:tcMar>
          </w:tcPr>
          <w:p w14:paraId="1A42E2C4" w14:textId="77777777" w:rsidR="00574B18" w:rsidRPr="00E93EF5" w:rsidRDefault="00574B18" w:rsidP="003A5E6C">
            <w:pPr>
              <w:spacing w:after="0" w:line="240" w:lineRule="auto"/>
              <w:rPr>
                <w:rFonts w:ascii="Times New Roman" w:hAnsi="Times New Roman" w:cs="Times New Roman"/>
                <w:sz w:val="20"/>
                <w:szCs w:val="20"/>
              </w:rPr>
            </w:pPr>
            <w:r w:rsidRPr="00E93EF5">
              <w:rPr>
                <w:rFonts w:ascii="Times New Roman" w:hAnsi="Times New Roman" w:cs="Times New Roman"/>
                <w:sz w:val="20"/>
                <w:szCs w:val="20"/>
              </w:rPr>
              <w:t>Mixed Model</w:t>
            </w:r>
          </w:p>
        </w:tc>
        <w:tc>
          <w:tcPr>
            <w:tcW w:w="1913" w:type="pct"/>
            <w:gridSpan w:val="2"/>
            <w:tcBorders>
              <w:top w:val="single" w:sz="12" w:space="0" w:color="auto"/>
            </w:tcBorders>
            <w:shd w:val="clear" w:color="auto" w:fill="FFFFFF" w:themeFill="background1"/>
            <w:tcMar>
              <w:top w:w="120" w:type="dxa"/>
              <w:left w:w="120" w:type="dxa"/>
              <w:bottom w:w="120" w:type="dxa"/>
              <w:right w:w="120" w:type="dxa"/>
            </w:tcMar>
          </w:tcPr>
          <w:p w14:paraId="13023633" w14:textId="77777777" w:rsidR="00574B18" w:rsidRPr="00E93EF5" w:rsidRDefault="00574B18" w:rsidP="003A5E6C">
            <w:pPr>
              <w:spacing w:after="0" w:line="240" w:lineRule="auto"/>
              <w:rPr>
                <w:rFonts w:ascii="Times New Roman" w:hAnsi="Times New Roman" w:cs="Times New Roman"/>
                <w:sz w:val="20"/>
                <w:szCs w:val="20"/>
              </w:rPr>
            </w:pPr>
          </w:p>
        </w:tc>
        <w:tc>
          <w:tcPr>
            <w:tcW w:w="1960" w:type="pct"/>
            <w:gridSpan w:val="2"/>
            <w:tcBorders>
              <w:top w:val="single" w:sz="12" w:space="0" w:color="auto"/>
            </w:tcBorders>
            <w:shd w:val="clear" w:color="auto" w:fill="FFFFFF" w:themeFill="background1"/>
            <w:tcMar>
              <w:top w:w="120" w:type="dxa"/>
              <w:left w:w="120" w:type="dxa"/>
              <w:bottom w:w="120" w:type="dxa"/>
              <w:right w:w="120" w:type="dxa"/>
            </w:tcMar>
          </w:tcPr>
          <w:p w14:paraId="56E5F075" w14:textId="77777777" w:rsidR="00574B18" w:rsidRPr="00E93EF5" w:rsidRDefault="00574B18" w:rsidP="003A5E6C">
            <w:pPr>
              <w:spacing w:after="0" w:line="240" w:lineRule="auto"/>
              <w:rPr>
                <w:rFonts w:ascii="Times New Roman" w:hAnsi="Times New Roman" w:cs="Times New Roman"/>
                <w:sz w:val="20"/>
                <w:szCs w:val="20"/>
              </w:rPr>
            </w:pPr>
            <w:r w:rsidRPr="00E93EF5">
              <w:rPr>
                <w:rFonts w:ascii="Times New Roman" w:hAnsi="Times New Roman" w:cs="Times New Roman"/>
                <w:sz w:val="20"/>
                <w:szCs w:val="20"/>
              </w:rPr>
              <w:t>AUC</w:t>
            </w:r>
            <w:r>
              <w:rPr>
                <w:rFonts w:ascii="Times New Roman" w:hAnsi="Times New Roman" w:cs="Times New Roman"/>
                <w:sz w:val="20"/>
                <w:szCs w:val="20"/>
              </w:rPr>
              <w:t>: 0.97</w:t>
            </w:r>
          </w:p>
        </w:tc>
      </w:tr>
      <w:tr w:rsidR="00574B18" w:rsidRPr="00E93EF5" w14:paraId="0B9FA29E" w14:textId="77777777" w:rsidTr="003A5E6C">
        <w:tc>
          <w:tcPr>
            <w:tcW w:w="5000" w:type="pct"/>
            <w:gridSpan w:val="5"/>
            <w:shd w:val="clear" w:color="auto" w:fill="FFFFFF" w:themeFill="background1"/>
            <w:tcMar>
              <w:top w:w="120" w:type="dxa"/>
              <w:left w:w="120" w:type="dxa"/>
              <w:bottom w:w="120" w:type="dxa"/>
              <w:right w:w="120" w:type="dxa"/>
            </w:tcMar>
          </w:tcPr>
          <w:p w14:paraId="0665D4C1" w14:textId="77777777" w:rsidR="00574B18" w:rsidRPr="00E93EF5" w:rsidRDefault="00574B18" w:rsidP="003A5E6C">
            <w:pPr>
              <w:spacing w:after="0" w:line="240" w:lineRule="auto"/>
              <w:rPr>
                <w:rFonts w:ascii="Times New Roman" w:hAnsi="Times New Roman" w:cs="Times New Roman"/>
                <w:b/>
                <w:bCs/>
                <w:sz w:val="20"/>
                <w:szCs w:val="20"/>
              </w:rPr>
            </w:pPr>
            <m:oMathPara>
              <m:oMath>
                <m:r>
                  <w:rPr>
                    <w:rFonts w:ascii="Cambria Math" w:hAnsi="Cambria Math" w:cs="Times New Roman"/>
                    <w:sz w:val="20"/>
                    <w:szCs w:val="20"/>
                  </w:rPr>
                  <m:t xml:space="preserve">rewiring ~ avg.int.freq+rel.abund+grad+AgIndex.Avg+Impervious.Avg +PlantOrigin+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oMath>
            </m:oMathPara>
          </w:p>
        </w:tc>
      </w:tr>
      <w:tr w:rsidR="00574B18" w:rsidRPr="00E93EF5" w14:paraId="06AE52EB" w14:textId="77777777" w:rsidTr="003A5E6C">
        <w:tc>
          <w:tcPr>
            <w:tcW w:w="3040" w:type="pct"/>
            <w:gridSpan w:val="3"/>
            <w:shd w:val="clear" w:color="auto" w:fill="FFFFFF" w:themeFill="background1"/>
            <w:tcMar>
              <w:top w:w="120" w:type="dxa"/>
              <w:left w:w="120" w:type="dxa"/>
              <w:bottom w:w="120" w:type="dxa"/>
              <w:right w:w="120" w:type="dxa"/>
            </w:tcMar>
          </w:tcPr>
          <w:p w14:paraId="062E4B36" w14:textId="77777777" w:rsidR="00574B18" w:rsidRPr="00E93EF5" w:rsidRDefault="00574B18" w:rsidP="003A5E6C">
            <w:pPr>
              <w:spacing w:after="0" w:line="240" w:lineRule="auto"/>
              <w:rPr>
                <w:rFonts w:ascii="Times New Roman" w:hAnsi="Times New Roman" w:cs="Times New Roman"/>
                <w:sz w:val="20"/>
                <w:szCs w:val="20"/>
              </w:rPr>
            </w:pPr>
            <w:r w:rsidRPr="00E93EF5">
              <w:rPr>
                <w:rFonts w:ascii="Times New Roman" w:hAnsi="Times New Roman" w:cs="Times New Roman"/>
                <w:sz w:val="20"/>
                <w:szCs w:val="20"/>
              </w:rPr>
              <w:t>Random Effects Model</w:t>
            </w:r>
          </w:p>
        </w:tc>
        <w:tc>
          <w:tcPr>
            <w:tcW w:w="1960" w:type="pct"/>
            <w:gridSpan w:val="2"/>
            <w:shd w:val="clear" w:color="auto" w:fill="FFFFFF" w:themeFill="background1"/>
            <w:tcMar>
              <w:top w:w="120" w:type="dxa"/>
              <w:left w:w="120" w:type="dxa"/>
              <w:bottom w:w="120" w:type="dxa"/>
              <w:right w:w="120" w:type="dxa"/>
            </w:tcMar>
          </w:tcPr>
          <w:p w14:paraId="390818DB" w14:textId="77777777" w:rsidR="00574B18" w:rsidRPr="00E93EF5" w:rsidRDefault="00574B18" w:rsidP="003A5E6C">
            <w:pPr>
              <w:spacing w:after="0" w:line="240" w:lineRule="auto"/>
              <w:rPr>
                <w:rFonts w:ascii="Times New Roman" w:hAnsi="Times New Roman" w:cs="Times New Roman"/>
                <w:sz w:val="20"/>
                <w:szCs w:val="20"/>
              </w:rPr>
            </w:pPr>
            <w:r w:rsidRPr="00E93EF5">
              <w:rPr>
                <w:rFonts w:ascii="Times New Roman" w:hAnsi="Times New Roman" w:cs="Times New Roman"/>
                <w:sz w:val="20"/>
                <w:szCs w:val="20"/>
              </w:rPr>
              <w:t>AUC</w:t>
            </w:r>
            <w:r>
              <w:rPr>
                <w:rFonts w:ascii="Times New Roman" w:hAnsi="Times New Roman" w:cs="Times New Roman"/>
                <w:sz w:val="20"/>
                <w:szCs w:val="20"/>
              </w:rPr>
              <w:t>: 0.93</w:t>
            </w:r>
          </w:p>
        </w:tc>
      </w:tr>
      <w:tr w:rsidR="00574B18" w:rsidRPr="00E93EF5" w14:paraId="36B9E604" w14:textId="77777777" w:rsidTr="003A5E6C">
        <w:tc>
          <w:tcPr>
            <w:tcW w:w="5000" w:type="pct"/>
            <w:gridSpan w:val="5"/>
            <w:shd w:val="clear" w:color="auto" w:fill="FFFFFF" w:themeFill="background1"/>
            <w:tcMar>
              <w:top w:w="120" w:type="dxa"/>
              <w:left w:w="120" w:type="dxa"/>
              <w:bottom w:w="120" w:type="dxa"/>
              <w:right w:w="120" w:type="dxa"/>
            </w:tcMar>
            <w:vAlign w:val="center"/>
          </w:tcPr>
          <w:p w14:paraId="68AFAE2D" w14:textId="5D91F121" w:rsidR="00574B18" w:rsidRPr="00E93EF5" w:rsidRDefault="00574B18" w:rsidP="003A5E6C">
            <w:pPr>
              <w:spacing w:after="0" w:line="240" w:lineRule="auto"/>
              <w:rPr>
                <w:rFonts w:ascii="Times New Roman" w:hAnsi="Times New Roman" w:cs="Times New Roman"/>
                <w:sz w:val="20"/>
                <w:szCs w:val="20"/>
              </w:rPr>
            </w:pPr>
            <m:oMathPara>
              <m:oMath>
                <m:r>
                  <w:rPr>
                    <w:rFonts w:ascii="Cambria Math" w:hAnsi="Cambria Math" w:cs="Times New Roman"/>
                    <w:sz w:val="20"/>
                    <w:szCs w:val="20"/>
                  </w:rPr>
                  <m:t xml:space="preserve">   rewiring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oMath>
            </m:oMathPara>
          </w:p>
        </w:tc>
      </w:tr>
      <w:tr w:rsidR="00574B18" w:rsidRPr="00E93EF5" w14:paraId="5B3F6304" w14:textId="77777777" w:rsidTr="003A5E6C">
        <w:tc>
          <w:tcPr>
            <w:tcW w:w="3063" w:type="pct"/>
            <w:gridSpan w:val="4"/>
            <w:shd w:val="clear" w:color="auto" w:fill="FFFFFF" w:themeFill="background1"/>
            <w:tcMar>
              <w:top w:w="120" w:type="dxa"/>
              <w:left w:w="120" w:type="dxa"/>
              <w:bottom w:w="120" w:type="dxa"/>
              <w:right w:w="120" w:type="dxa"/>
            </w:tcMar>
          </w:tcPr>
          <w:p w14:paraId="14B9EFFD"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Binomial GLM</w:t>
            </w:r>
          </w:p>
        </w:tc>
        <w:tc>
          <w:tcPr>
            <w:tcW w:w="1937" w:type="pct"/>
            <w:shd w:val="clear" w:color="auto" w:fill="FFFFFF" w:themeFill="background1"/>
          </w:tcPr>
          <w:p w14:paraId="3C3869CB"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 xml:space="preserve"> AUC</w:t>
            </w:r>
            <w:r>
              <w:rPr>
                <w:rFonts w:ascii="Times New Roman" w:eastAsia="Calibri" w:hAnsi="Times New Roman" w:cs="Times New Roman"/>
                <w:bCs/>
                <w:sz w:val="20"/>
                <w:szCs w:val="20"/>
              </w:rPr>
              <w:t>: 0.83</w:t>
            </w:r>
          </w:p>
        </w:tc>
      </w:tr>
      <w:tr w:rsidR="00574B18" w:rsidRPr="00E93EF5" w14:paraId="3E7233B1" w14:textId="77777777" w:rsidTr="003A5E6C">
        <w:tc>
          <w:tcPr>
            <w:tcW w:w="5000" w:type="pct"/>
            <w:gridSpan w:val="5"/>
            <w:shd w:val="clear" w:color="auto" w:fill="FFFFFF" w:themeFill="background1"/>
            <w:tcMar>
              <w:top w:w="120" w:type="dxa"/>
              <w:left w:w="120" w:type="dxa"/>
              <w:bottom w:w="120" w:type="dxa"/>
              <w:right w:w="120" w:type="dxa"/>
            </w:tcMar>
          </w:tcPr>
          <w:p w14:paraId="29C67B3A"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rewiring ~ avg.int.freq+rel.abund+grad+AgIndex.Avg+Impervious.Avg +PlantOrigin</m:t>
                </m:r>
              </m:oMath>
            </m:oMathPara>
          </w:p>
        </w:tc>
      </w:tr>
      <w:tr w:rsidR="00574B18" w:rsidRPr="00E93EF5" w14:paraId="3347B4E4" w14:textId="77777777" w:rsidTr="003A5E6C">
        <w:tc>
          <w:tcPr>
            <w:tcW w:w="5000" w:type="pct"/>
            <w:gridSpan w:val="5"/>
            <w:tcBorders>
              <w:bottom w:val="single" w:sz="12" w:space="0" w:color="auto"/>
            </w:tcBorders>
            <w:shd w:val="clear" w:color="auto" w:fill="FFFFFF" w:themeFill="background1"/>
            <w:tcMar>
              <w:top w:w="120" w:type="dxa"/>
              <w:left w:w="120" w:type="dxa"/>
              <w:bottom w:w="120" w:type="dxa"/>
              <w:right w:w="120" w:type="dxa"/>
            </w:tcMar>
          </w:tcPr>
          <w:p w14:paraId="3E35DC0D" w14:textId="77777777" w:rsidR="00574B18" w:rsidRPr="00E93EF5" w:rsidRDefault="00574B18" w:rsidP="003A5E6C">
            <w:pPr>
              <w:spacing w:after="0" w:line="240" w:lineRule="auto"/>
              <w:rPr>
                <w:rFonts w:ascii="Times New Roman" w:eastAsia="Calibri" w:hAnsi="Times New Roman" w:cs="Times New Roman"/>
                <w:bCs/>
                <w:sz w:val="6"/>
                <w:szCs w:val="6"/>
              </w:rPr>
            </w:pPr>
          </w:p>
        </w:tc>
      </w:tr>
      <w:tr w:rsidR="00574B18" w:rsidRPr="00E93EF5" w14:paraId="745C814A" w14:textId="77777777" w:rsidTr="003A5E6C">
        <w:tc>
          <w:tcPr>
            <w:tcW w:w="5000" w:type="pct"/>
            <w:gridSpan w:val="5"/>
            <w:tcBorders>
              <w:top w:val="single" w:sz="12" w:space="0" w:color="auto"/>
              <w:bottom w:val="single" w:sz="12" w:space="0" w:color="auto"/>
            </w:tcBorders>
            <w:shd w:val="clear" w:color="auto" w:fill="FFFFFF" w:themeFill="background1"/>
            <w:tcMar>
              <w:top w:w="120" w:type="dxa"/>
              <w:left w:w="120" w:type="dxa"/>
              <w:bottom w:w="120" w:type="dxa"/>
              <w:right w:w="120" w:type="dxa"/>
            </w:tcMar>
          </w:tcPr>
          <w:p w14:paraId="60F36452" w14:textId="77777777" w:rsidR="00574B18" w:rsidRPr="00E93EF5" w:rsidRDefault="00574B18" w:rsidP="003A5E6C">
            <w:pPr>
              <w:spacing w:after="0" w:line="240" w:lineRule="auto"/>
              <w:rPr>
                <w:rFonts w:ascii="Times New Roman" w:eastAsia="Calibri" w:hAnsi="Times New Roman" w:cs="Times New Roman"/>
                <w:b/>
                <w:sz w:val="20"/>
                <w:szCs w:val="20"/>
              </w:rPr>
            </w:pPr>
            <w:r w:rsidRPr="00E93EF5">
              <w:rPr>
                <w:rFonts w:ascii="Times New Roman" w:eastAsia="Calibri" w:hAnsi="Times New Roman" w:cs="Times New Roman"/>
                <w:b/>
                <w:sz w:val="20"/>
                <w:szCs w:val="20"/>
              </w:rPr>
              <w:t>Pollinator Driven Interaction Turnover</w:t>
            </w:r>
          </w:p>
        </w:tc>
      </w:tr>
      <w:tr w:rsidR="00574B18" w:rsidRPr="00E93EF5" w14:paraId="75E6B0C7" w14:textId="77777777" w:rsidTr="003A5E6C">
        <w:tc>
          <w:tcPr>
            <w:tcW w:w="1666" w:type="pct"/>
            <w:gridSpan w:val="2"/>
            <w:tcBorders>
              <w:top w:val="single" w:sz="12" w:space="0" w:color="auto"/>
            </w:tcBorders>
            <w:shd w:val="clear" w:color="auto" w:fill="FFFFFF" w:themeFill="background1"/>
            <w:tcMar>
              <w:top w:w="120" w:type="dxa"/>
              <w:left w:w="120" w:type="dxa"/>
              <w:bottom w:w="120" w:type="dxa"/>
              <w:right w:w="120" w:type="dxa"/>
            </w:tcMar>
          </w:tcPr>
          <w:p w14:paraId="1BD8FC7B"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Mixed Model</w:t>
            </w:r>
          </w:p>
        </w:tc>
        <w:tc>
          <w:tcPr>
            <w:tcW w:w="1397" w:type="pct"/>
            <w:gridSpan w:val="2"/>
            <w:tcBorders>
              <w:top w:val="single" w:sz="12" w:space="0" w:color="auto"/>
            </w:tcBorders>
            <w:shd w:val="clear" w:color="auto" w:fill="FFFFFF" w:themeFill="background1"/>
          </w:tcPr>
          <w:p w14:paraId="6E5AB341"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tcBorders>
              <w:top w:val="single" w:sz="12" w:space="0" w:color="auto"/>
            </w:tcBorders>
            <w:shd w:val="clear" w:color="auto" w:fill="FFFFFF" w:themeFill="background1"/>
          </w:tcPr>
          <w:p w14:paraId="289BA3C6"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AUC</w:t>
            </w:r>
            <w:r>
              <w:rPr>
                <w:rFonts w:ascii="Times New Roman" w:eastAsia="Calibri" w:hAnsi="Times New Roman" w:cs="Times New Roman"/>
                <w:bCs/>
                <w:sz w:val="20"/>
                <w:szCs w:val="20"/>
              </w:rPr>
              <w:t>: 0.826</w:t>
            </w:r>
          </w:p>
        </w:tc>
      </w:tr>
      <w:tr w:rsidR="00574B18" w:rsidRPr="00E93EF5" w14:paraId="05550633" w14:textId="77777777" w:rsidTr="003A5E6C">
        <w:tc>
          <w:tcPr>
            <w:tcW w:w="5000" w:type="pct"/>
            <w:gridSpan w:val="5"/>
            <w:shd w:val="clear" w:color="auto" w:fill="FFFFFF" w:themeFill="background1"/>
            <w:tcMar>
              <w:top w:w="120" w:type="dxa"/>
              <w:left w:w="120" w:type="dxa"/>
              <w:bottom w:w="120" w:type="dxa"/>
              <w:right w:w="120" w:type="dxa"/>
            </w:tcMar>
          </w:tcPr>
          <w:p w14:paraId="2E18B7EF"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 xml:space="preserve">pol.turn ~ avg.int.freq+grad+AgIndex.Avg*Impervious.Avg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oMath>
            </m:oMathPara>
          </w:p>
        </w:tc>
      </w:tr>
      <w:tr w:rsidR="00574B18" w:rsidRPr="00E93EF5" w14:paraId="575E1D82" w14:textId="77777777" w:rsidTr="003A5E6C">
        <w:tc>
          <w:tcPr>
            <w:tcW w:w="1666" w:type="pct"/>
            <w:gridSpan w:val="2"/>
            <w:shd w:val="clear" w:color="auto" w:fill="FFFFFF" w:themeFill="background1"/>
            <w:tcMar>
              <w:top w:w="120" w:type="dxa"/>
              <w:left w:w="120" w:type="dxa"/>
              <w:bottom w:w="120" w:type="dxa"/>
              <w:right w:w="120" w:type="dxa"/>
            </w:tcMar>
          </w:tcPr>
          <w:p w14:paraId="29DB72C0"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Random Effects Model</w:t>
            </w:r>
          </w:p>
        </w:tc>
        <w:tc>
          <w:tcPr>
            <w:tcW w:w="1397" w:type="pct"/>
            <w:gridSpan w:val="2"/>
            <w:shd w:val="clear" w:color="auto" w:fill="FFFFFF" w:themeFill="background1"/>
          </w:tcPr>
          <w:p w14:paraId="62CDE745"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shd w:val="clear" w:color="auto" w:fill="FFFFFF" w:themeFill="background1"/>
          </w:tcPr>
          <w:p w14:paraId="102E32C3"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AUC</w:t>
            </w:r>
            <w:r>
              <w:rPr>
                <w:rFonts w:ascii="Times New Roman" w:eastAsia="Calibri" w:hAnsi="Times New Roman" w:cs="Times New Roman"/>
                <w:bCs/>
                <w:sz w:val="20"/>
                <w:szCs w:val="20"/>
              </w:rPr>
              <w:t>: 0.828</w:t>
            </w:r>
          </w:p>
        </w:tc>
      </w:tr>
      <w:tr w:rsidR="00574B18" w:rsidRPr="00E93EF5" w14:paraId="7B0494F9" w14:textId="77777777" w:rsidTr="003A5E6C">
        <w:tc>
          <w:tcPr>
            <w:tcW w:w="5000" w:type="pct"/>
            <w:gridSpan w:val="5"/>
            <w:shd w:val="clear" w:color="auto" w:fill="FFFFFF" w:themeFill="background1"/>
            <w:tcMar>
              <w:top w:w="120" w:type="dxa"/>
              <w:left w:w="120" w:type="dxa"/>
              <w:bottom w:w="120" w:type="dxa"/>
              <w:right w:w="120" w:type="dxa"/>
            </w:tcMar>
          </w:tcPr>
          <w:p w14:paraId="509EE6AF"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 xml:space="preserve">pol.turn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oMath>
            </m:oMathPara>
          </w:p>
        </w:tc>
      </w:tr>
      <w:tr w:rsidR="00574B18" w:rsidRPr="00E93EF5" w14:paraId="7204F4DA" w14:textId="77777777" w:rsidTr="003A5E6C">
        <w:tc>
          <w:tcPr>
            <w:tcW w:w="1666" w:type="pct"/>
            <w:gridSpan w:val="2"/>
            <w:shd w:val="clear" w:color="auto" w:fill="FFFFFF" w:themeFill="background1"/>
            <w:tcMar>
              <w:top w:w="120" w:type="dxa"/>
              <w:left w:w="120" w:type="dxa"/>
              <w:bottom w:w="120" w:type="dxa"/>
              <w:right w:w="120" w:type="dxa"/>
            </w:tcMar>
          </w:tcPr>
          <w:p w14:paraId="79D406A5"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Binomial GLM</w:t>
            </w:r>
          </w:p>
        </w:tc>
        <w:tc>
          <w:tcPr>
            <w:tcW w:w="1397" w:type="pct"/>
            <w:gridSpan w:val="2"/>
            <w:shd w:val="clear" w:color="auto" w:fill="FFFFFF" w:themeFill="background1"/>
          </w:tcPr>
          <w:p w14:paraId="560FE140"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shd w:val="clear" w:color="auto" w:fill="FFFFFF" w:themeFill="background1"/>
          </w:tcPr>
          <w:p w14:paraId="3A413116" w14:textId="77777777" w:rsidR="00574B18" w:rsidRPr="00E93EF5" w:rsidRDefault="00574B18" w:rsidP="003A5E6C">
            <w:pPr>
              <w:spacing w:after="0" w:line="240" w:lineRule="auto"/>
              <w:rPr>
                <w:rFonts w:ascii="Times New Roman" w:eastAsia="Calibri" w:hAnsi="Times New Roman" w:cs="Times New Roman"/>
                <w:bCs/>
                <w:sz w:val="20"/>
                <w:szCs w:val="20"/>
              </w:rPr>
            </w:pPr>
            <w:r w:rsidRPr="00E93EF5">
              <w:rPr>
                <w:rFonts w:ascii="Times New Roman" w:eastAsia="Calibri" w:hAnsi="Times New Roman" w:cs="Times New Roman"/>
                <w:bCs/>
                <w:sz w:val="20"/>
                <w:szCs w:val="20"/>
              </w:rPr>
              <w:t>AUC</w:t>
            </w:r>
            <w:r>
              <w:rPr>
                <w:rFonts w:ascii="Times New Roman" w:eastAsia="Calibri" w:hAnsi="Times New Roman" w:cs="Times New Roman"/>
                <w:bCs/>
                <w:sz w:val="20"/>
                <w:szCs w:val="20"/>
              </w:rPr>
              <w:t>: 0.62</w:t>
            </w:r>
          </w:p>
        </w:tc>
      </w:tr>
      <w:tr w:rsidR="00574B18" w:rsidRPr="00E93EF5" w14:paraId="7A56A23B" w14:textId="77777777" w:rsidTr="003A5E6C">
        <w:tc>
          <w:tcPr>
            <w:tcW w:w="5000" w:type="pct"/>
            <w:gridSpan w:val="5"/>
            <w:shd w:val="clear" w:color="auto" w:fill="FFFFFF" w:themeFill="background1"/>
            <w:tcMar>
              <w:top w:w="120" w:type="dxa"/>
              <w:left w:w="120" w:type="dxa"/>
              <w:bottom w:w="120" w:type="dxa"/>
              <w:right w:w="120" w:type="dxa"/>
            </w:tcMar>
          </w:tcPr>
          <w:p w14:paraId="4332438F"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pol.turn ~ avg.int.freq+grad+AgIndex.Avg*Impervious.Avg</m:t>
                </m:r>
              </m:oMath>
            </m:oMathPara>
          </w:p>
        </w:tc>
      </w:tr>
      <w:tr w:rsidR="00574B18" w:rsidRPr="00E93EF5" w14:paraId="126F6273" w14:textId="77777777" w:rsidTr="003A5E6C">
        <w:tc>
          <w:tcPr>
            <w:tcW w:w="5000" w:type="pct"/>
            <w:gridSpan w:val="5"/>
            <w:tcBorders>
              <w:bottom w:val="single" w:sz="12" w:space="0" w:color="auto"/>
            </w:tcBorders>
            <w:shd w:val="clear" w:color="auto" w:fill="FFFFFF" w:themeFill="background1"/>
            <w:tcMar>
              <w:top w:w="120" w:type="dxa"/>
              <w:left w:w="120" w:type="dxa"/>
              <w:bottom w:w="120" w:type="dxa"/>
              <w:right w:w="120" w:type="dxa"/>
            </w:tcMar>
          </w:tcPr>
          <w:p w14:paraId="689AB71A" w14:textId="77777777" w:rsidR="00574B18" w:rsidRPr="00E93EF5" w:rsidRDefault="00574B18" w:rsidP="003A5E6C">
            <w:pPr>
              <w:spacing w:after="0" w:line="240" w:lineRule="auto"/>
              <w:rPr>
                <w:rFonts w:ascii="Times New Roman" w:eastAsia="Calibri" w:hAnsi="Times New Roman" w:cs="Times New Roman"/>
                <w:bCs/>
                <w:sz w:val="6"/>
                <w:szCs w:val="6"/>
              </w:rPr>
            </w:pPr>
          </w:p>
        </w:tc>
      </w:tr>
      <w:tr w:rsidR="00574B18" w:rsidRPr="00E93EF5" w14:paraId="3A15EA96" w14:textId="77777777" w:rsidTr="003A5E6C">
        <w:tc>
          <w:tcPr>
            <w:tcW w:w="5000" w:type="pct"/>
            <w:gridSpan w:val="5"/>
            <w:tcBorders>
              <w:top w:val="single" w:sz="12" w:space="0" w:color="auto"/>
              <w:bottom w:val="single" w:sz="12" w:space="0" w:color="auto"/>
            </w:tcBorders>
            <w:shd w:val="clear" w:color="auto" w:fill="FFFFFF" w:themeFill="background1"/>
            <w:tcMar>
              <w:top w:w="120" w:type="dxa"/>
              <w:left w:w="120" w:type="dxa"/>
              <w:bottom w:w="120" w:type="dxa"/>
              <w:right w:w="120" w:type="dxa"/>
            </w:tcMar>
          </w:tcPr>
          <w:p w14:paraId="56208EDF" w14:textId="77777777" w:rsidR="00574B18" w:rsidRPr="00E93EF5" w:rsidRDefault="00574B18" w:rsidP="003A5E6C">
            <w:pPr>
              <w:spacing w:after="0" w:line="240" w:lineRule="auto"/>
              <w:rPr>
                <w:rFonts w:ascii="Times New Roman" w:eastAsia="Calibri" w:hAnsi="Times New Roman" w:cs="Times New Roman"/>
                <w:b/>
                <w:sz w:val="20"/>
                <w:szCs w:val="20"/>
              </w:rPr>
            </w:pPr>
            <w:r w:rsidRPr="00E93EF5">
              <w:rPr>
                <w:rFonts w:ascii="Times New Roman" w:eastAsia="Calibri" w:hAnsi="Times New Roman" w:cs="Times New Roman"/>
                <w:b/>
                <w:sz w:val="20"/>
                <w:szCs w:val="20"/>
              </w:rPr>
              <w:t>Plant Driven Interaction Turnover</w:t>
            </w:r>
          </w:p>
        </w:tc>
      </w:tr>
      <w:tr w:rsidR="00574B18" w:rsidRPr="00E93EF5" w14:paraId="7F6D3C08" w14:textId="77777777" w:rsidTr="003A5E6C">
        <w:tc>
          <w:tcPr>
            <w:tcW w:w="1666" w:type="pct"/>
            <w:gridSpan w:val="2"/>
            <w:tcBorders>
              <w:top w:val="single" w:sz="12" w:space="0" w:color="auto"/>
            </w:tcBorders>
            <w:shd w:val="clear" w:color="auto" w:fill="FFFFFF" w:themeFill="background1"/>
            <w:tcMar>
              <w:top w:w="120" w:type="dxa"/>
              <w:left w:w="120" w:type="dxa"/>
              <w:bottom w:w="120" w:type="dxa"/>
              <w:right w:w="120" w:type="dxa"/>
            </w:tcMar>
          </w:tcPr>
          <w:p w14:paraId="75D553B5"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Mixed Model</w:t>
            </w:r>
          </w:p>
        </w:tc>
        <w:tc>
          <w:tcPr>
            <w:tcW w:w="1397" w:type="pct"/>
            <w:gridSpan w:val="2"/>
            <w:tcBorders>
              <w:top w:val="single" w:sz="12" w:space="0" w:color="auto"/>
            </w:tcBorders>
            <w:shd w:val="clear" w:color="auto" w:fill="FFFFFF" w:themeFill="background1"/>
          </w:tcPr>
          <w:p w14:paraId="13F93115"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tcBorders>
              <w:top w:val="single" w:sz="12" w:space="0" w:color="auto"/>
            </w:tcBorders>
            <w:shd w:val="clear" w:color="auto" w:fill="FFFFFF" w:themeFill="background1"/>
          </w:tcPr>
          <w:p w14:paraId="59DC9C83"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AUC: 0.913</w:t>
            </w:r>
          </w:p>
        </w:tc>
      </w:tr>
      <w:tr w:rsidR="00574B18" w:rsidRPr="00E93EF5" w14:paraId="7F5A783F" w14:textId="77777777" w:rsidTr="003A5E6C">
        <w:tc>
          <w:tcPr>
            <w:tcW w:w="5000" w:type="pct"/>
            <w:gridSpan w:val="5"/>
            <w:shd w:val="clear" w:color="auto" w:fill="FFFFFF" w:themeFill="background1"/>
            <w:tcMar>
              <w:top w:w="120" w:type="dxa"/>
              <w:left w:w="120" w:type="dxa"/>
              <w:bottom w:w="120" w:type="dxa"/>
              <w:right w:w="120" w:type="dxa"/>
            </w:tcMar>
          </w:tcPr>
          <w:p w14:paraId="1CA4F512"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 xml:space="preserve">plant.turn ~ grad+AgIndex.Avg*Impervious.Avg +PlantOrigin+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m:t>
                </m:r>
              </m:oMath>
            </m:oMathPara>
          </w:p>
        </w:tc>
      </w:tr>
      <w:tr w:rsidR="00574B18" w:rsidRPr="00E93EF5" w14:paraId="2F9683D5" w14:textId="77777777" w:rsidTr="003A5E6C">
        <w:tc>
          <w:tcPr>
            <w:tcW w:w="1666" w:type="pct"/>
            <w:gridSpan w:val="2"/>
            <w:shd w:val="clear" w:color="auto" w:fill="FFFFFF" w:themeFill="background1"/>
            <w:tcMar>
              <w:top w:w="120" w:type="dxa"/>
              <w:left w:w="120" w:type="dxa"/>
              <w:bottom w:w="120" w:type="dxa"/>
              <w:right w:w="120" w:type="dxa"/>
            </w:tcMar>
          </w:tcPr>
          <w:p w14:paraId="4CC3F861"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Random Effects Model</w:t>
            </w:r>
          </w:p>
        </w:tc>
        <w:tc>
          <w:tcPr>
            <w:tcW w:w="1397" w:type="pct"/>
            <w:gridSpan w:val="2"/>
            <w:shd w:val="clear" w:color="auto" w:fill="FFFFFF" w:themeFill="background1"/>
          </w:tcPr>
          <w:p w14:paraId="151C85DF"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shd w:val="clear" w:color="auto" w:fill="FFFFFF" w:themeFill="background1"/>
          </w:tcPr>
          <w:p w14:paraId="02486D52"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AUC: 0.913</w:t>
            </w:r>
          </w:p>
        </w:tc>
      </w:tr>
      <w:tr w:rsidR="00574B18" w:rsidRPr="00E93EF5" w14:paraId="5913122A" w14:textId="77777777" w:rsidTr="003A5E6C">
        <w:tc>
          <w:tcPr>
            <w:tcW w:w="5000" w:type="pct"/>
            <w:gridSpan w:val="5"/>
            <w:shd w:val="clear" w:color="auto" w:fill="FFFFFF" w:themeFill="background1"/>
            <w:tcMar>
              <w:top w:w="120" w:type="dxa"/>
              <w:left w:w="120" w:type="dxa"/>
              <w:bottom w:w="120" w:type="dxa"/>
              <w:right w:w="120" w:type="dxa"/>
            </w:tcMar>
          </w:tcPr>
          <w:p w14:paraId="3C4C6031"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 xml:space="preserve">plant.turn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m:t>
                </m:r>
              </m:oMath>
            </m:oMathPara>
          </w:p>
        </w:tc>
      </w:tr>
      <w:tr w:rsidR="00574B18" w:rsidRPr="00E93EF5" w14:paraId="19E4952D" w14:textId="77777777" w:rsidTr="003A5E6C">
        <w:tc>
          <w:tcPr>
            <w:tcW w:w="1666" w:type="pct"/>
            <w:gridSpan w:val="2"/>
            <w:shd w:val="clear" w:color="auto" w:fill="FFFFFF" w:themeFill="background1"/>
            <w:tcMar>
              <w:top w:w="120" w:type="dxa"/>
              <w:left w:w="120" w:type="dxa"/>
              <w:bottom w:w="120" w:type="dxa"/>
              <w:right w:w="120" w:type="dxa"/>
            </w:tcMar>
          </w:tcPr>
          <w:p w14:paraId="4BACB158"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Binomial GLM</w:t>
            </w:r>
          </w:p>
        </w:tc>
        <w:tc>
          <w:tcPr>
            <w:tcW w:w="1397" w:type="pct"/>
            <w:gridSpan w:val="2"/>
            <w:shd w:val="clear" w:color="auto" w:fill="FFFFFF" w:themeFill="background1"/>
          </w:tcPr>
          <w:p w14:paraId="3B1C5FE0"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shd w:val="clear" w:color="auto" w:fill="FFFFFF" w:themeFill="background1"/>
          </w:tcPr>
          <w:p w14:paraId="4A96E539"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AUC: 0.65</w:t>
            </w:r>
          </w:p>
        </w:tc>
      </w:tr>
      <w:tr w:rsidR="00574B18" w:rsidRPr="00E93EF5" w14:paraId="14CA4258" w14:textId="77777777" w:rsidTr="003A5E6C">
        <w:tc>
          <w:tcPr>
            <w:tcW w:w="5000" w:type="pct"/>
            <w:gridSpan w:val="5"/>
            <w:shd w:val="clear" w:color="auto" w:fill="FFFFFF" w:themeFill="background1"/>
            <w:tcMar>
              <w:top w:w="120" w:type="dxa"/>
              <w:left w:w="120" w:type="dxa"/>
              <w:bottom w:w="120" w:type="dxa"/>
              <w:right w:w="120" w:type="dxa"/>
            </w:tcMar>
          </w:tcPr>
          <w:p w14:paraId="713B8E2D"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plant.turn ~ grad+AgIndex.Avg*Impervious.Avg+PlantOrigin</m:t>
                </m:r>
              </m:oMath>
            </m:oMathPara>
          </w:p>
        </w:tc>
      </w:tr>
      <w:tr w:rsidR="00574B18" w:rsidRPr="00E93EF5" w14:paraId="32798527" w14:textId="77777777" w:rsidTr="003A5E6C">
        <w:tc>
          <w:tcPr>
            <w:tcW w:w="5000" w:type="pct"/>
            <w:gridSpan w:val="5"/>
            <w:tcBorders>
              <w:bottom w:val="single" w:sz="12" w:space="0" w:color="auto"/>
            </w:tcBorders>
            <w:shd w:val="clear" w:color="auto" w:fill="FFFFFF" w:themeFill="background1"/>
            <w:tcMar>
              <w:top w:w="120" w:type="dxa"/>
              <w:left w:w="120" w:type="dxa"/>
              <w:bottom w:w="120" w:type="dxa"/>
              <w:right w:w="120" w:type="dxa"/>
            </w:tcMar>
          </w:tcPr>
          <w:p w14:paraId="2E5FF652" w14:textId="77777777" w:rsidR="00574B18" w:rsidRPr="00E93EF5" w:rsidRDefault="00574B18" w:rsidP="003A5E6C">
            <w:pPr>
              <w:spacing w:after="0" w:line="240" w:lineRule="auto"/>
              <w:rPr>
                <w:rFonts w:ascii="Times New Roman" w:eastAsia="Calibri" w:hAnsi="Times New Roman" w:cs="Times New Roman"/>
                <w:bCs/>
                <w:sz w:val="6"/>
                <w:szCs w:val="6"/>
              </w:rPr>
            </w:pPr>
          </w:p>
        </w:tc>
      </w:tr>
      <w:tr w:rsidR="00574B18" w:rsidRPr="00E93EF5" w14:paraId="46FBA225" w14:textId="77777777" w:rsidTr="003A5E6C">
        <w:tc>
          <w:tcPr>
            <w:tcW w:w="5000" w:type="pct"/>
            <w:gridSpan w:val="5"/>
            <w:tcBorders>
              <w:top w:val="single" w:sz="12" w:space="0" w:color="auto"/>
              <w:bottom w:val="single" w:sz="12" w:space="0" w:color="auto"/>
            </w:tcBorders>
            <w:shd w:val="clear" w:color="auto" w:fill="FFFFFF" w:themeFill="background1"/>
            <w:tcMar>
              <w:top w:w="120" w:type="dxa"/>
              <w:left w:w="120" w:type="dxa"/>
              <w:bottom w:w="120" w:type="dxa"/>
              <w:right w:w="120" w:type="dxa"/>
            </w:tcMar>
          </w:tcPr>
          <w:p w14:paraId="7AF5E914" w14:textId="77777777" w:rsidR="00574B18" w:rsidRPr="00E93EF5" w:rsidRDefault="00574B18" w:rsidP="003A5E6C">
            <w:pPr>
              <w:spacing w:after="0" w:line="240" w:lineRule="auto"/>
              <w:rPr>
                <w:rFonts w:ascii="Times New Roman" w:eastAsia="Calibri" w:hAnsi="Times New Roman" w:cs="Times New Roman"/>
                <w:b/>
                <w:sz w:val="20"/>
                <w:szCs w:val="20"/>
              </w:rPr>
            </w:pPr>
            <w:r w:rsidRPr="00E93EF5">
              <w:rPr>
                <w:rFonts w:ascii="Times New Roman" w:eastAsia="Calibri" w:hAnsi="Times New Roman" w:cs="Times New Roman"/>
                <w:b/>
                <w:sz w:val="20"/>
                <w:szCs w:val="20"/>
              </w:rPr>
              <w:t>Plant &amp; Pollinator Driven Interaction Turnover</w:t>
            </w:r>
          </w:p>
        </w:tc>
      </w:tr>
      <w:tr w:rsidR="00574B18" w:rsidRPr="00E93EF5" w14:paraId="1077C83B" w14:textId="77777777" w:rsidTr="003A5E6C">
        <w:tc>
          <w:tcPr>
            <w:tcW w:w="1666" w:type="pct"/>
            <w:gridSpan w:val="2"/>
            <w:tcBorders>
              <w:top w:val="single" w:sz="12" w:space="0" w:color="auto"/>
            </w:tcBorders>
            <w:shd w:val="clear" w:color="auto" w:fill="FFFFFF" w:themeFill="background1"/>
            <w:tcMar>
              <w:top w:w="120" w:type="dxa"/>
              <w:left w:w="120" w:type="dxa"/>
              <w:bottom w:w="120" w:type="dxa"/>
              <w:right w:w="120" w:type="dxa"/>
            </w:tcMar>
          </w:tcPr>
          <w:p w14:paraId="3E884546"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Mixed Model</w:t>
            </w:r>
          </w:p>
        </w:tc>
        <w:tc>
          <w:tcPr>
            <w:tcW w:w="1397" w:type="pct"/>
            <w:gridSpan w:val="2"/>
            <w:tcBorders>
              <w:top w:val="single" w:sz="12" w:space="0" w:color="auto"/>
            </w:tcBorders>
            <w:shd w:val="clear" w:color="auto" w:fill="FFFFFF" w:themeFill="background1"/>
          </w:tcPr>
          <w:p w14:paraId="0CD6747C"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tcBorders>
              <w:top w:val="single" w:sz="12" w:space="0" w:color="auto"/>
            </w:tcBorders>
            <w:shd w:val="clear" w:color="auto" w:fill="FFFFFF" w:themeFill="background1"/>
          </w:tcPr>
          <w:p w14:paraId="1A3F7BA9"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AUC:0.86</w:t>
            </w:r>
          </w:p>
        </w:tc>
      </w:tr>
      <w:tr w:rsidR="00574B18" w:rsidRPr="00E93EF5" w14:paraId="3ADC532D" w14:textId="77777777" w:rsidTr="003A5E6C">
        <w:tc>
          <w:tcPr>
            <w:tcW w:w="5000" w:type="pct"/>
            <w:gridSpan w:val="5"/>
            <w:shd w:val="clear" w:color="auto" w:fill="FFFFFF" w:themeFill="background1"/>
            <w:tcMar>
              <w:top w:w="120" w:type="dxa"/>
              <w:left w:w="120" w:type="dxa"/>
              <w:bottom w:w="120" w:type="dxa"/>
              <w:right w:w="120" w:type="dxa"/>
            </w:tcMar>
          </w:tcPr>
          <w:p w14:paraId="5E493DFF"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 xml:space="preserve">both.turn ~ dist+AgIndex.Avg*Impervious.Avg+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m:t>
                </m:r>
              </m:oMath>
            </m:oMathPara>
          </w:p>
        </w:tc>
      </w:tr>
      <w:tr w:rsidR="00574B18" w:rsidRPr="00E93EF5" w14:paraId="06FFE0DE" w14:textId="77777777" w:rsidTr="003A5E6C">
        <w:tc>
          <w:tcPr>
            <w:tcW w:w="1666" w:type="pct"/>
            <w:gridSpan w:val="2"/>
            <w:shd w:val="clear" w:color="auto" w:fill="FFFFFF" w:themeFill="background1"/>
            <w:tcMar>
              <w:top w:w="120" w:type="dxa"/>
              <w:left w:w="120" w:type="dxa"/>
              <w:bottom w:w="120" w:type="dxa"/>
              <w:right w:w="120" w:type="dxa"/>
            </w:tcMar>
          </w:tcPr>
          <w:p w14:paraId="316FC2A2"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Random Effects Model</w:t>
            </w:r>
          </w:p>
        </w:tc>
        <w:tc>
          <w:tcPr>
            <w:tcW w:w="1397" w:type="pct"/>
            <w:gridSpan w:val="2"/>
            <w:shd w:val="clear" w:color="auto" w:fill="FFFFFF" w:themeFill="background1"/>
          </w:tcPr>
          <w:p w14:paraId="278AA02A"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shd w:val="clear" w:color="auto" w:fill="FFFFFF" w:themeFill="background1"/>
          </w:tcPr>
          <w:p w14:paraId="0C2F2089"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AUC: 0.87</w:t>
            </w:r>
          </w:p>
        </w:tc>
      </w:tr>
      <w:tr w:rsidR="00574B18" w:rsidRPr="00E93EF5" w14:paraId="57373A23" w14:textId="77777777" w:rsidTr="003A5E6C">
        <w:tc>
          <w:tcPr>
            <w:tcW w:w="5000" w:type="pct"/>
            <w:gridSpan w:val="5"/>
            <w:shd w:val="clear" w:color="auto" w:fill="FFFFFF" w:themeFill="background1"/>
            <w:tcMar>
              <w:top w:w="120" w:type="dxa"/>
              <w:left w:w="120" w:type="dxa"/>
              <w:bottom w:w="120" w:type="dxa"/>
              <w:right w:w="120" w:type="dxa"/>
            </w:tcMar>
          </w:tcPr>
          <w:p w14:paraId="216267DC"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 xml:space="preserve">both.turn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m:t>
                </m:r>
              </m:oMath>
            </m:oMathPara>
          </w:p>
        </w:tc>
      </w:tr>
      <w:tr w:rsidR="00574B18" w:rsidRPr="00E93EF5" w14:paraId="67C7ACB9" w14:textId="77777777" w:rsidTr="003A5E6C">
        <w:tc>
          <w:tcPr>
            <w:tcW w:w="1666" w:type="pct"/>
            <w:gridSpan w:val="2"/>
            <w:shd w:val="clear" w:color="auto" w:fill="FFFFFF" w:themeFill="background1"/>
            <w:tcMar>
              <w:top w:w="120" w:type="dxa"/>
              <w:left w:w="120" w:type="dxa"/>
              <w:bottom w:w="120" w:type="dxa"/>
              <w:right w:w="120" w:type="dxa"/>
            </w:tcMar>
          </w:tcPr>
          <w:p w14:paraId="7CBE3B09"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Binomial GLM</w:t>
            </w:r>
          </w:p>
        </w:tc>
        <w:tc>
          <w:tcPr>
            <w:tcW w:w="1397" w:type="pct"/>
            <w:gridSpan w:val="2"/>
            <w:shd w:val="clear" w:color="auto" w:fill="FFFFFF" w:themeFill="background1"/>
          </w:tcPr>
          <w:p w14:paraId="28EBBECF" w14:textId="77777777" w:rsidR="00574B18" w:rsidRPr="00E93EF5" w:rsidRDefault="00574B18" w:rsidP="003A5E6C">
            <w:pPr>
              <w:spacing w:after="0" w:line="240" w:lineRule="auto"/>
              <w:rPr>
                <w:rFonts w:ascii="Times New Roman" w:eastAsia="Calibri" w:hAnsi="Times New Roman" w:cs="Times New Roman"/>
                <w:bCs/>
                <w:sz w:val="20"/>
                <w:szCs w:val="20"/>
              </w:rPr>
            </w:pPr>
          </w:p>
        </w:tc>
        <w:tc>
          <w:tcPr>
            <w:tcW w:w="1937" w:type="pct"/>
            <w:shd w:val="clear" w:color="auto" w:fill="FFFFFF" w:themeFill="background1"/>
          </w:tcPr>
          <w:p w14:paraId="7703CC75" w14:textId="77777777" w:rsidR="00574B18" w:rsidRPr="00E93EF5" w:rsidRDefault="00574B18" w:rsidP="003A5E6C">
            <w:pPr>
              <w:spacing w:after="0" w:line="240" w:lineRule="auto"/>
              <w:rPr>
                <w:rFonts w:ascii="Times New Roman" w:eastAsia="Calibri" w:hAnsi="Times New Roman" w:cs="Times New Roman"/>
                <w:bCs/>
                <w:sz w:val="20"/>
                <w:szCs w:val="20"/>
              </w:rPr>
            </w:pPr>
            <w:r>
              <w:rPr>
                <w:rFonts w:ascii="Times New Roman" w:eastAsia="Calibri" w:hAnsi="Times New Roman" w:cs="Times New Roman"/>
                <w:bCs/>
                <w:sz w:val="20"/>
                <w:szCs w:val="20"/>
              </w:rPr>
              <w:t>AUC: 0.58</w:t>
            </w:r>
          </w:p>
        </w:tc>
      </w:tr>
      <w:tr w:rsidR="00574B18" w:rsidRPr="00E93EF5" w14:paraId="39AD8208" w14:textId="77777777" w:rsidTr="003A5E6C">
        <w:tc>
          <w:tcPr>
            <w:tcW w:w="5000" w:type="pct"/>
            <w:gridSpan w:val="5"/>
            <w:tcBorders>
              <w:bottom w:val="single" w:sz="18" w:space="0" w:color="auto"/>
            </w:tcBorders>
            <w:shd w:val="clear" w:color="auto" w:fill="FFFFFF" w:themeFill="background1"/>
            <w:tcMar>
              <w:top w:w="120" w:type="dxa"/>
              <w:left w:w="120" w:type="dxa"/>
              <w:bottom w:w="120" w:type="dxa"/>
              <w:right w:w="120" w:type="dxa"/>
            </w:tcMar>
          </w:tcPr>
          <w:p w14:paraId="723A17BC" w14:textId="77777777" w:rsidR="00574B18" w:rsidRPr="00E93EF5" w:rsidRDefault="00574B18" w:rsidP="003A5E6C">
            <w:pPr>
              <w:spacing w:after="0" w:line="240" w:lineRule="auto"/>
              <w:rPr>
                <w:rFonts w:ascii="Times New Roman" w:eastAsia="Calibri" w:hAnsi="Times New Roman" w:cs="Times New Roman"/>
                <w:bCs/>
                <w:sz w:val="20"/>
                <w:szCs w:val="20"/>
              </w:rPr>
            </w:pPr>
            <m:oMathPara>
              <m:oMath>
                <m:r>
                  <w:rPr>
                    <w:rFonts w:ascii="Cambria Math" w:hAnsi="Cambria Math" w:cs="Times New Roman"/>
                    <w:sz w:val="20"/>
                    <w:szCs w:val="20"/>
                  </w:rPr>
                  <m:t>both.turn ~ grad+dist+AgIndex.Avg*Impervious.Avg</m:t>
                </m:r>
              </m:oMath>
            </m:oMathPara>
          </w:p>
        </w:tc>
      </w:tr>
      <w:bookmarkEnd w:id="9"/>
    </w:tbl>
    <w:p w14:paraId="506234C3" w14:textId="77777777" w:rsidR="00574B18" w:rsidRPr="00515985" w:rsidRDefault="00574B18" w:rsidP="00574B18">
      <w:pPr>
        <w:spacing w:line="480" w:lineRule="auto"/>
        <w:rPr>
          <w:rFonts w:ascii="Times New Roman" w:hAnsi="Times New Roman" w:cs="Times New Roman"/>
        </w:rPr>
      </w:pPr>
    </w:p>
    <w:p w14:paraId="15F64537" w14:textId="6492BDB8" w:rsidR="00327D7F" w:rsidRPr="00E621DA" w:rsidRDefault="00751C2A" w:rsidP="00327D7F">
      <w:pPr>
        <w:spacing w:line="480" w:lineRule="auto"/>
        <w:rPr>
          <w:rFonts w:ascii="Times New Roman" w:hAnsi="Times New Roman" w:cs="Times New Roman"/>
        </w:rPr>
        <w:sectPr w:rsidR="00327D7F" w:rsidRPr="00E621DA" w:rsidSect="00327D7F">
          <w:pgSz w:w="11906" w:h="16838"/>
          <w:pgMar w:top="1440" w:right="1440" w:bottom="1440" w:left="1440" w:header="709" w:footer="709" w:gutter="0"/>
          <w:lnNumType w:countBy="1" w:restart="continuous"/>
          <w:cols w:space="708"/>
          <w:docGrid w:linePitch="360"/>
        </w:sectPr>
      </w:pPr>
      <w:r>
        <w:rPr>
          <w:rFonts w:ascii="Times New Roman" w:hAnsi="Times New Roman" w:cs="Times New Roman"/>
        </w:rPr>
        <w:t xml:space="preserve">The binomial </w:t>
      </w:r>
      <w:r w:rsidR="001E49A2">
        <w:rPr>
          <w:rFonts w:ascii="Times New Roman" w:hAnsi="Times New Roman" w:cs="Times New Roman"/>
        </w:rPr>
        <w:t>GLM</w:t>
      </w:r>
      <w:r>
        <w:rPr>
          <w:rFonts w:ascii="Times New Roman" w:hAnsi="Times New Roman" w:cs="Times New Roman"/>
        </w:rPr>
        <w:t xml:space="preserve"> for rewiring performed reasonably well (AUC = 0.83) indicating that the covariates are useful for predicting when an interaction will </w:t>
      </w:r>
      <w:proofErr w:type="spellStart"/>
      <w:r>
        <w:rPr>
          <w:rFonts w:ascii="Times New Roman" w:hAnsi="Times New Roman" w:cs="Times New Roman"/>
        </w:rPr>
        <w:t>rewire</w:t>
      </w:r>
      <w:proofErr w:type="spellEnd"/>
      <w:r>
        <w:rPr>
          <w:rFonts w:ascii="Times New Roman" w:hAnsi="Times New Roman" w:cs="Times New Roman"/>
        </w:rPr>
        <w:t xml:space="preserve"> or stay constant. </w:t>
      </w:r>
      <w:r w:rsidR="001D74E5" w:rsidRPr="00751C2A">
        <w:rPr>
          <w:rFonts w:ascii="Times New Roman" w:hAnsi="Times New Roman" w:cs="Times New Roman"/>
        </w:rPr>
        <w:t xml:space="preserve">The effect of average interaction frequency on interaction turnover was negative (Figure 5 </w:t>
      </w:r>
      <w:r w:rsidR="001D74E5" w:rsidRPr="00751C2A">
        <w:rPr>
          <w:rFonts w:ascii="Times New Roman" w:hAnsi="Times New Roman" w:cs="Times New Roman"/>
          <w:i/>
          <w:iCs/>
        </w:rPr>
        <w:t>a</w:t>
      </w:r>
      <w:r w:rsidR="001D74E5" w:rsidRPr="00751C2A">
        <w:rPr>
          <w:rFonts w:ascii="Times New Roman" w:hAnsi="Times New Roman" w:cs="Times New Roman"/>
        </w:rPr>
        <w:t xml:space="preserve">), while the average agricultural index, the average impervious </w:t>
      </w:r>
      <w:proofErr w:type="gramStart"/>
      <w:r w:rsidR="001D74E5" w:rsidRPr="00751C2A">
        <w:rPr>
          <w:rFonts w:ascii="Times New Roman" w:hAnsi="Times New Roman" w:cs="Times New Roman"/>
        </w:rPr>
        <w:t>index</w:t>
      </w:r>
      <w:proofErr w:type="gramEnd"/>
      <w:r w:rsidR="001D74E5" w:rsidRPr="00751C2A">
        <w:rPr>
          <w:rFonts w:ascii="Times New Roman" w:hAnsi="Times New Roman" w:cs="Times New Roman"/>
        </w:rPr>
        <w:t xml:space="preserve"> and the environmental dissimilarity (Figure 5 </w:t>
      </w:r>
      <w:r w:rsidR="001D74E5" w:rsidRPr="00751C2A">
        <w:rPr>
          <w:rFonts w:ascii="Times New Roman" w:hAnsi="Times New Roman" w:cs="Times New Roman"/>
          <w:i/>
          <w:iCs/>
        </w:rPr>
        <w:t>b-d</w:t>
      </w:r>
      <w:r w:rsidR="001D74E5" w:rsidRPr="00751C2A">
        <w:rPr>
          <w:rFonts w:ascii="Times New Roman" w:hAnsi="Times New Roman" w:cs="Times New Roman"/>
        </w:rPr>
        <w:t xml:space="preserve">) were positively correlated with interaction turnover. Plant origin, whether native or introduced, </w:t>
      </w:r>
      <w:r w:rsidRPr="00751C2A">
        <w:rPr>
          <w:rFonts w:ascii="Times New Roman" w:hAnsi="Times New Roman" w:cs="Times New Roman"/>
        </w:rPr>
        <w:t xml:space="preserve">affected the probability of interaction turnover, </w:t>
      </w:r>
      <w:r w:rsidR="001D74E5" w:rsidRPr="00751C2A">
        <w:rPr>
          <w:rFonts w:ascii="Times New Roman" w:hAnsi="Times New Roman" w:cs="Times New Roman"/>
        </w:rPr>
        <w:t>with native plants having a lower mean turnover probability</w:t>
      </w:r>
      <w:r w:rsidRPr="00751C2A">
        <w:rPr>
          <w:rFonts w:ascii="Times New Roman" w:hAnsi="Times New Roman" w:cs="Times New Roman"/>
        </w:rPr>
        <w:t xml:space="preserve"> (Figure e)</w:t>
      </w:r>
      <w:r w:rsidR="001D74E5" w:rsidRPr="00751C2A">
        <w:rPr>
          <w:rFonts w:ascii="Times New Roman" w:hAnsi="Times New Roman" w:cs="Times New Roman"/>
        </w:rPr>
        <w:t xml:space="preserve">. </w:t>
      </w:r>
      <w:r w:rsidR="00C17F8D">
        <w:rPr>
          <w:rFonts w:ascii="Times New Roman" w:hAnsi="Times New Roman" w:cs="Times New Roman"/>
        </w:rPr>
        <w:t>See Table S</w:t>
      </w:r>
      <w:r w:rsidR="00E621DA">
        <w:rPr>
          <w:rFonts w:ascii="Times New Roman" w:hAnsi="Times New Roman" w:cs="Times New Roman"/>
        </w:rPr>
        <w:t>7</w:t>
      </w:r>
      <w:r w:rsidR="00C17F8D">
        <w:rPr>
          <w:rFonts w:ascii="Times New Roman" w:hAnsi="Times New Roman" w:cs="Times New Roman"/>
        </w:rPr>
        <w:t xml:space="preserve"> for model outputs and summaries</w:t>
      </w:r>
      <w:r w:rsidR="00E621DA">
        <w:rPr>
          <w:rFonts w:ascii="Times New Roman" w:hAnsi="Times New Roman" w:cs="Times New Roman"/>
        </w:rPr>
        <w:t xml:space="preserve"> of the binomial GLM.</w:t>
      </w:r>
    </w:p>
    <w:p w14:paraId="5103236F" w14:textId="283F0D84" w:rsidR="00327D7F" w:rsidRPr="00327D7F" w:rsidRDefault="00327D7F" w:rsidP="00327D7F">
      <w:pPr>
        <w:spacing w:line="480" w:lineRule="auto"/>
        <w:rPr>
          <w:rFonts w:ascii="Times New Roman" w:hAnsi="Times New Roman" w:cs="Times New Roman"/>
          <w:b/>
          <w:bCs/>
        </w:rPr>
      </w:pPr>
    </w:p>
    <w:p w14:paraId="04FE8EF9" w14:textId="6891B722" w:rsidR="00327D7F" w:rsidRDefault="003A61DE" w:rsidP="00604D8E">
      <w:pPr>
        <w:spacing w:line="480" w:lineRule="auto"/>
        <w:rPr>
          <w:rFonts w:ascii="Times New Roman" w:hAnsi="Times New Roman" w:cs="Times New Roman"/>
        </w:rPr>
        <w:sectPr w:rsidR="00327D7F" w:rsidSect="00327D7F">
          <w:pgSz w:w="16838" w:h="11906" w:orient="landscape"/>
          <w:pgMar w:top="1440" w:right="1440" w:bottom="1440" w:left="1440" w:header="709" w:footer="709" w:gutter="0"/>
          <w:lnNumType w:countBy="1" w:restart="continuous"/>
          <w:cols w:space="708"/>
          <w:docGrid w:linePitch="360"/>
        </w:sectPr>
      </w:pPr>
      <w:r>
        <w:rPr>
          <w:rFonts w:ascii="Times New Roman" w:hAnsi="Times New Roman" w:cs="Times New Roman"/>
          <w:noProof/>
          <w:lang w:eastAsia="en-IE"/>
        </w:rPr>
        <w:drawing>
          <wp:inline distT="0" distB="0" distL="0" distR="0" wp14:anchorId="392B7702" wp14:editId="6362441C">
            <wp:extent cx="8863330" cy="4985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nomial_Figure.tif"/>
                    <pic:cNvPicPr/>
                  </pic:nvPicPr>
                  <pic:blipFill>
                    <a:blip r:embed="rId13">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041C0B1E" w14:textId="2E198246" w:rsidR="00604D8E" w:rsidRPr="00FB44B5" w:rsidRDefault="00AD7D8F" w:rsidP="00604D8E">
      <w:pPr>
        <w:spacing w:line="480" w:lineRule="auto"/>
        <w:rPr>
          <w:rFonts w:ascii="Times New Roman" w:hAnsi="Times New Roman" w:cs="Times New Roman"/>
        </w:rPr>
      </w:pPr>
      <w:r w:rsidRPr="00061D16">
        <w:rPr>
          <w:rFonts w:ascii="Times New Roman" w:hAnsi="Times New Roman" w:cs="Times New Roman"/>
        </w:rPr>
        <w:lastRenderedPageBreak/>
        <w:t>Figure</w:t>
      </w:r>
      <w:r w:rsidR="00C9290D">
        <w:rPr>
          <w:rFonts w:ascii="Times New Roman" w:hAnsi="Times New Roman" w:cs="Times New Roman"/>
        </w:rPr>
        <w:t xml:space="preserve"> </w:t>
      </w:r>
      <w:r>
        <w:rPr>
          <w:rFonts w:ascii="Times New Roman" w:hAnsi="Times New Roman" w:cs="Times New Roman"/>
        </w:rPr>
        <w:t>5</w:t>
      </w:r>
      <w:r w:rsidRPr="00061D16">
        <w:rPr>
          <w:rFonts w:ascii="Times New Roman" w:hAnsi="Times New Roman" w:cs="Times New Roman"/>
        </w:rPr>
        <w:t>.</w:t>
      </w:r>
      <w:bookmarkStart w:id="10" w:name="article1.body1.sec3.sec2.fig1.caption1.p"/>
      <w:bookmarkEnd w:id="10"/>
      <w:r w:rsidR="00C9290D">
        <w:rPr>
          <w:rFonts w:ascii="Times New Roman" w:hAnsi="Times New Roman" w:cs="Times New Roman"/>
        </w:rPr>
        <w:t xml:space="preserve"> </w:t>
      </w:r>
      <w:r w:rsidR="006F49C8">
        <w:rPr>
          <w:rFonts w:ascii="Times New Roman" w:hAnsi="Times New Roman" w:cs="Times New Roman"/>
        </w:rPr>
        <w:t>Probability of interaction turnover and model predictors</w:t>
      </w:r>
      <w:r w:rsidR="003A61DE">
        <w:rPr>
          <w:rFonts w:ascii="Times New Roman" w:hAnsi="Times New Roman" w:cs="Times New Roman"/>
        </w:rPr>
        <w:t xml:space="preserve"> based on a binomial GLM predicting </w:t>
      </w:r>
      <w:r w:rsidR="00574B18">
        <w:rPr>
          <w:rFonts w:ascii="Times New Roman" w:hAnsi="Times New Roman" w:cs="Times New Roman"/>
        </w:rPr>
        <w:t>rewiring (a–e) and a sample of individual pollinator responses from a binomial GLMM (f)</w:t>
      </w:r>
      <w:r w:rsidR="006F49C8">
        <w:rPr>
          <w:rFonts w:ascii="Times New Roman" w:hAnsi="Times New Roman" w:cs="Times New Roman"/>
        </w:rPr>
        <w:t xml:space="preserve">. a) </w:t>
      </w:r>
      <w:r w:rsidR="0009161A" w:rsidRPr="0009161A">
        <w:rPr>
          <w:rFonts w:ascii="Times New Roman" w:hAnsi="Times New Roman" w:cs="Times New Roman"/>
        </w:rPr>
        <w:t>Average interaction frequency is negatively related to the probability of interaction turnover. The more frequent interactions show lower probabilities of turnover between sites.</w:t>
      </w:r>
      <w:r w:rsidR="00F1331D">
        <w:rPr>
          <w:rFonts w:ascii="Times New Roman" w:hAnsi="Times New Roman" w:cs="Times New Roman"/>
        </w:rPr>
        <w:t xml:space="preserve"> </w:t>
      </w:r>
      <w:r w:rsidR="006F49C8">
        <w:rPr>
          <w:rFonts w:ascii="Times New Roman" w:hAnsi="Times New Roman" w:cs="Times New Roman"/>
        </w:rPr>
        <w:t xml:space="preserve">b) </w:t>
      </w:r>
      <w:r w:rsidR="00F1331D" w:rsidRPr="00F1331D">
        <w:rPr>
          <w:rFonts w:ascii="Times New Roman" w:hAnsi="Times New Roman" w:cs="Times New Roman"/>
        </w:rPr>
        <w:t xml:space="preserve">The larger the </w:t>
      </w:r>
      <w:r w:rsidR="003A61DE">
        <w:rPr>
          <w:rFonts w:ascii="Times New Roman" w:hAnsi="Times New Roman" w:cs="Times New Roman"/>
        </w:rPr>
        <w:t>average agricultural index of the site pair</w:t>
      </w:r>
      <w:r w:rsidR="00F1331D" w:rsidRPr="00F1331D">
        <w:rPr>
          <w:rFonts w:ascii="Times New Roman" w:hAnsi="Times New Roman" w:cs="Times New Roman"/>
        </w:rPr>
        <w:t xml:space="preserve">, the </w:t>
      </w:r>
      <w:r w:rsidR="00F1331D">
        <w:rPr>
          <w:rFonts w:ascii="Times New Roman" w:hAnsi="Times New Roman" w:cs="Times New Roman"/>
        </w:rPr>
        <w:t>higher the probability that an interaction turns over.</w:t>
      </w:r>
      <w:r w:rsidR="006F49C8">
        <w:rPr>
          <w:rFonts w:ascii="Times New Roman" w:hAnsi="Times New Roman" w:cs="Times New Roman"/>
        </w:rPr>
        <w:t xml:space="preserve"> c)</w:t>
      </w:r>
      <w:r w:rsidR="00F1331D">
        <w:rPr>
          <w:rFonts w:ascii="Times New Roman" w:hAnsi="Times New Roman" w:cs="Times New Roman"/>
        </w:rPr>
        <w:t xml:space="preserve"> </w:t>
      </w:r>
      <w:r w:rsidR="003A61DE">
        <w:rPr>
          <w:rFonts w:ascii="Times New Roman" w:hAnsi="Times New Roman" w:cs="Times New Roman"/>
        </w:rPr>
        <w:t xml:space="preserve">The </w:t>
      </w:r>
      <w:r w:rsidR="003A61DE" w:rsidRPr="00F1331D">
        <w:rPr>
          <w:rFonts w:ascii="Times New Roman" w:hAnsi="Times New Roman" w:cs="Times New Roman"/>
        </w:rPr>
        <w:t xml:space="preserve">larger the </w:t>
      </w:r>
      <w:r w:rsidR="003A61DE">
        <w:rPr>
          <w:rFonts w:ascii="Times New Roman" w:hAnsi="Times New Roman" w:cs="Times New Roman"/>
        </w:rPr>
        <w:t>average impervious index of the site pair</w:t>
      </w:r>
      <w:r w:rsidR="003A61DE" w:rsidRPr="00F1331D">
        <w:rPr>
          <w:rFonts w:ascii="Times New Roman" w:hAnsi="Times New Roman" w:cs="Times New Roman"/>
        </w:rPr>
        <w:t xml:space="preserve">, the </w:t>
      </w:r>
      <w:r w:rsidR="003A61DE">
        <w:rPr>
          <w:rFonts w:ascii="Times New Roman" w:hAnsi="Times New Roman" w:cs="Times New Roman"/>
        </w:rPr>
        <w:t xml:space="preserve">higher the probability that an interaction turns over. d) </w:t>
      </w:r>
      <w:r w:rsidR="003A61DE" w:rsidRPr="00F1331D">
        <w:rPr>
          <w:rFonts w:ascii="Times New Roman" w:hAnsi="Times New Roman" w:cs="Times New Roman"/>
        </w:rPr>
        <w:t xml:space="preserve">The </w:t>
      </w:r>
      <w:r w:rsidR="003A61DE">
        <w:rPr>
          <w:rFonts w:ascii="Times New Roman" w:hAnsi="Times New Roman" w:cs="Times New Roman"/>
        </w:rPr>
        <w:t>more dissimilar the environmental gradient is between site pairs</w:t>
      </w:r>
      <w:r w:rsidR="003A61DE" w:rsidRPr="00F1331D">
        <w:rPr>
          <w:rFonts w:ascii="Times New Roman" w:hAnsi="Times New Roman" w:cs="Times New Roman"/>
        </w:rPr>
        <w:t xml:space="preserve">, the </w:t>
      </w:r>
      <w:r w:rsidR="003A61DE">
        <w:rPr>
          <w:rFonts w:ascii="Times New Roman" w:hAnsi="Times New Roman" w:cs="Times New Roman"/>
        </w:rPr>
        <w:t>higher the probability that an interaction turns over.</w:t>
      </w:r>
      <w:r w:rsidR="00574B18">
        <w:rPr>
          <w:rFonts w:ascii="Times New Roman" w:hAnsi="Times New Roman" w:cs="Times New Roman"/>
        </w:rPr>
        <w:t xml:space="preserve"> </w:t>
      </w:r>
      <w:r w:rsidR="003A61DE">
        <w:rPr>
          <w:rFonts w:ascii="Times New Roman" w:hAnsi="Times New Roman" w:cs="Times New Roman"/>
        </w:rPr>
        <w:t>e</w:t>
      </w:r>
      <w:r w:rsidR="006F49C8">
        <w:rPr>
          <w:rFonts w:ascii="Times New Roman" w:hAnsi="Times New Roman" w:cs="Times New Roman"/>
        </w:rPr>
        <w:t xml:space="preserve">) Probability of interaction turnover for native and introduced plant species. f) </w:t>
      </w:r>
      <w:r w:rsidR="00574B18">
        <w:rPr>
          <w:rFonts w:ascii="Times New Roman" w:hAnsi="Times New Roman" w:cs="Times New Roman"/>
        </w:rPr>
        <w:t xml:space="preserve">Large variance in how the interaction turnover of individual pollinator species changes with average interaction frequency. </w:t>
      </w:r>
      <w:r w:rsidR="00F1331D" w:rsidRPr="0009161A">
        <w:rPr>
          <w:rFonts w:ascii="Times New Roman" w:hAnsi="Times New Roman" w:cs="Times New Roman"/>
        </w:rPr>
        <w:t xml:space="preserve">Superimposed </w:t>
      </w:r>
      <w:r w:rsidR="00F1331D">
        <w:rPr>
          <w:rFonts w:ascii="Times New Roman" w:hAnsi="Times New Roman" w:cs="Times New Roman"/>
        </w:rPr>
        <w:t>residuals</w:t>
      </w:r>
      <w:r w:rsidR="00F1331D" w:rsidRPr="0009161A">
        <w:rPr>
          <w:rFonts w:ascii="Times New Roman" w:hAnsi="Times New Roman" w:cs="Times New Roman"/>
        </w:rPr>
        <w:t xml:space="preserve"> result in darker marks</w:t>
      </w:r>
      <w:r w:rsidR="00F1331D">
        <w:rPr>
          <w:rFonts w:ascii="Times New Roman" w:hAnsi="Times New Roman" w:cs="Times New Roman"/>
        </w:rPr>
        <w:t xml:space="preserve"> (a-</w:t>
      </w:r>
      <w:r w:rsidR="003A61DE">
        <w:rPr>
          <w:rFonts w:ascii="Times New Roman" w:hAnsi="Times New Roman" w:cs="Times New Roman"/>
        </w:rPr>
        <w:t>e</w:t>
      </w:r>
      <w:r w:rsidR="00F1331D">
        <w:rPr>
          <w:rFonts w:ascii="Times New Roman" w:hAnsi="Times New Roman" w:cs="Times New Roman"/>
        </w:rPr>
        <w:t>)</w:t>
      </w:r>
      <w:r w:rsidR="00E621DA">
        <w:rPr>
          <w:rFonts w:ascii="Times New Roman" w:hAnsi="Times New Roman" w:cs="Times New Roman"/>
        </w:rPr>
        <w:t>. See Table S7 for binomial GLM parameter estimates and Table S6 for mixed effects GLMM parameter estimates and random effect variances.</w:t>
      </w:r>
    </w:p>
    <w:p w14:paraId="1F2A8D73" w14:textId="1297833D" w:rsidR="0003486F" w:rsidRPr="00A331AA" w:rsidRDefault="0003486F" w:rsidP="00D1164B">
      <w:pPr>
        <w:pStyle w:val="Heading1"/>
        <w:spacing w:after="120" w:line="240" w:lineRule="auto"/>
        <w:rPr>
          <w:rFonts w:ascii="Times New Roman" w:hAnsi="Times New Roman" w:cs="Times New Roman"/>
          <w:color w:val="auto"/>
        </w:rPr>
      </w:pPr>
      <w:r w:rsidRPr="00A331AA">
        <w:rPr>
          <w:rFonts w:ascii="Times New Roman" w:hAnsi="Times New Roman" w:cs="Times New Roman"/>
          <w:color w:val="auto"/>
        </w:rPr>
        <w:t>Discussion</w:t>
      </w:r>
    </w:p>
    <w:p w14:paraId="05B99FD9" w14:textId="041CA745" w:rsidR="002765C3" w:rsidRPr="002765C3" w:rsidRDefault="00080649" w:rsidP="002765C3">
      <w:pPr>
        <w:pStyle w:val="Heading2"/>
        <w:numPr>
          <w:ilvl w:val="0"/>
          <w:numId w:val="20"/>
        </w:numPr>
        <w:spacing w:after="120" w:line="360" w:lineRule="auto"/>
        <w:ind w:left="714" w:hanging="357"/>
        <w:rPr>
          <w:rFonts w:ascii="Times New Roman" w:hAnsi="Times New Roman" w:cs="Times New Roman"/>
          <w:color w:val="000000" w:themeColor="text1"/>
          <w:sz w:val="24"/>
          <w:szCs w:val="24"/>
        </w:rPr>
      </w:pPr>
      <w:r w:rsidRPr="00A331AA">
        <w:rPr>
          <w:rFonts w:ascii="Times New Roman" w:hAnsi="Times New Roman" w:cs="Times New Roman"/>
          <w:color w:val="000000" w:themeColor="text1"/>
          <w:sz w:val="24"/>
          <w:szCs w:val="24"/>
        </w:rPr>
        <w:t>Community Dissimilarity</w:t>
      </w:r>
    </w:p>
    <w:p w14:paraId="5E4A2647" w14:textId="06F5AB79" w:rsidR="001E49A2" w:rsidRPr="002765C3" w:rsidRDefault="002765C3" w:rsidP="00D37998">
      <w:pPr>
        <w:spacing w:line="480" w:lineRule="auto"/>
      </w:pPr>
      <w:r>
        <w:t>Community and interaction network beta diversity was structured</w:t>
      </w:r>
      <w:r w:rsidR="00D34844">
        <w:t xml:space="preserve"> mostly</w:t>
      </w:r>
      <w:r>
        <w:t xml:space="preserve"> by anthropogenic environments, rather than their geographical proximity. </w:t>
      </w:r>
      <w:r w:rsidR="00D37998">
        <w:rPr>
          <w:rFonts w:ascii="Times New Roman" w:hAnsi="Times New Roman" w:cs="Times New Roman"/>
          <w:bCs/>
        </w:rPr>
        <w:t xml:space="preserve">Previous studies have shown distance decay effects for </w:t>
      </w:r>
      <w:r w:rsidR="00292F8B">
        <w:rPr>
          <w:rFonts w:ascii="Times New Roman" w:hAnsi="Times New Roman" w:cs="Times New Roman"/>
          <w:bCs/>
        </w:rPr>
        <w:t xml:space="preserve">plant-pollinator </w:t>
      </w:r>
      <w:r w:rsidR="00D37998">
        <w:rPr>
          <w:rFonts w:ascii="Times New Roman" w:hAnsi="Times New Roman" w:cs="Times New Roman"/>
          <w:bCs/>
        </w:rPr>
        <w:t>interaction network</w:t>
      </w:r>
      <w:r w:rsidR="00292F8B">
        <w:rPr>
          <w:rFonts w:ascii="Times New Roman" w:hAnsi="Times New Roman" w:cs="Times New Roman"/>
          <w:bCs/>
        </w:rPr>
        <w:t xml:space="preserve">s </w:t>
      </w:r>
      <w:r w:rsidR="00D37998">
        <w:rPr>
          <w:rFonts w:ascii="Times New Roman" w:hAnsi="Times New Roman" w:cs="Times New Roman"/>
          <w:bCs/>
        </w:rPr>
        <w:t xml:space="preserve">across a variety of spatial scales (Carstensen et al. 2014, </w:t>
      </w:r>
      <w:proofErr w:type="spellStart"/>
      <w:r w:rsidR="00D37998" w:rsidRPr="00B033D4">
        <w:rPr>
          <w:rFonts w:ascii="Times New Roman" w:hAnsi="Times New Roman" w:cs="Times New Roman"/>
        </w:rPr>
        <w:t>Trøjelsgaard</w:t>
      </w:r>
      <w:proofErr w:type="spellEnd"/>
      <w:r w:rsidR="00D37998">
        <w:rPr>
          <w:rFonts w:ascii="Times New Roman" w:hAnsi="Times New Roman" w:cs="Times New Roman"/>
        </w:rPr>
        <w:t xml:space="preserve"> et al. 2015), yet to our knowledge, this is </w:t>
      </w:r>
      <w:r w:rsidR="00610AEF">
        <w:rPr>
          <w:rFonts w:ascii="Times New Roman" w:hAnsi="Times New Roman" w:cs="Times New Roman"/>
        </w:rPr>
        <w:t xml:space="preserve">the </w:t>
      </w:r>
      <w:r w:rsidR="00D37998">
        <w:rPr>
          <w:rFonts w:ascii="Times New Roman" w:hAnsi="Times New Roman" w:cs="Times New Roman"/>
        </w:rPr>
        <w:t xml:space="preserve">first </w:t>
      </w:r>
      <w:r w:rsidR="00D37998">
        <w:rPr>
          <w:rFonts w:ascii="Times New Roman" w:hAnsi="Times New Roman" w:cs="Times New Roman"/>
          <w:bCs/>
        </w:rPr>
        <w:t xml:space="preserve">evidence that environmental gradients (in this case, </w:t>
      </w:r>
      <w:proofErr w:type="gramStart"/>
      <w:r w:rsidR="00D37998">
        <w:rPr>
          <w:rFonts w:ascii="Times New Roman" w:hAnsi="Times New Roman" w:cs="Times New Roman"/>
          <w:bCs/>
        </w:rPr>
        <w:t>urbanisation</w:t>
      </w:r>
      <w:proofErr w:type="gramEnd"/>
      <w:r w:rsidR="00D37998">
        <w:rPr>
          <w:rFonts w:ascii="Times New Roman" w:hAnsi="Times New Roman" w:cs="Times New Roman"/>
          <w:bCs/>
        </w:rPr>
        <w:t xml:space="preserve"> and agricultural intensification) structure interaction </w:t>
      </w:r>
      <w:r w:rsidR="00D34844">
        <w:rPr>
          <w:rFonts w:ascii="Times New Roman" w:hAnsi="Times New Roman" w:cs="Times New Roman"/>
          <w:bCs/>
        </w:rPr>
        <w:t>beta diversity, and indeed can exert a greater structuring force</w:t>
      </w:r>
      <w:r w:rsidR="00D37998">
        <w:rPr>
          <w:rFonts w:ascii="Times New Roman" w:hAnsi="Times New Roman" w:cs="Times New Roman"/>
          <w:bCs/>
        </w:rPr>
        <w:t>.</w:t>
      </w:r>
      <w:r w:rsidR="00C8005C">
        <w:rPr>
          <w:rFonts w:ascii="Times New Roman" w:hAnsi="Times New Roman" w:cs="Times New Roman"/>
          <w:bCs/>
        </w:rPr>
        <w:t xml:space="preserve"> In fact, neither the plant nor pollinator community was structured purely due to spatial distance</w:t>
      </w:r>
      <w:r w:rsidR="00FF6DF0">
        <w:rPr>
          <w:rFonts w:ascii="Times New Roman" w:hAnsi="Times New Roman" w:cs="Times New Roman"/>
          <w:bCs/>
        </w:rPr>
        <w:t xml:space="preserve">, </w:t>
      </w:r>
      <w:r w:rsidR="0084349D">
        <w:rPr>
          <w:rFonts w:ascii="Times New Roman" w:hAnsi="Times New Roman" w:cs="Times New Roman"/>
          <w:bCs/>
        </w:rPr>
        <w:t>suggesting</w:t>
      </w:r>
      <w:r w:rsidR="00FF6DF0">
        <w:rPr>
          <w:rFonts w:ascii="Times New Roman" w:hAnsi="Times New Roman" w:cs="Times New Roman"/>
          <w:bCs/>
        </w:rPr>
        <w:t xml:space="preserve"> that dispersal limitation play</w:t>
      </w:r>
      <w:r w:rsidR="0084349D">
        <w:rPr>
          <w:rFonts w:ascii="Times New Roman" w:hAnsi="Times New Roman" w:cs="Times New Roman"/>
          <w:bCs/>
        </w:rPr>
        <w:t>s</w:t>
      </w:r>
      <w:r w:rsidR="00FF6DF0">
        <w:rPr>
          <w:rFonts w:ascii="Times New Roman" w:hAnsi="Times New Roman" w:cs="Times New Roman"/>
          <w:bCs/>
        </w:rPr>
        <w:t xml:space="preserve"> no role in </w:t>
      </w:r>
      <w:r w:rsidR="00D1410A">
        <w:rPr>
          <w:rFonts w:ascii="Times New Roman" w:hAnsi="Times New Roman" w:cs="Times New Roman"/>
          <w:bCs/>
        </w:rPr>
        <w:t>driving</w:t>
      </w:r>
      <w:r w:rsidR="00FF6DF0">
        <w:rPr>
          <w:rFonts w:ascii="Times New Roman" w:hAnsi="Times New Roman" w:cs="Times New Roman"/>
          <w:bCs/>
        </w:rPr>
        <w:t xml:space="preserve"> species assemblages in the study region at th</w:t>
      </w:r>
      <w:r w:rsidR="00A7670B">
        <w:rPr>
          <w:rFonts w:ascii="Times New Roman" w:hAnsi="Times New Roman" w:cs="Times New Roman"/>
          <w:bCs/>
        </w:rPr>
        <w:t>is</w:t>
      </w:r>
      <w:r w:rsidR="00FF6DF0">
        <w:rPr>
          <w:rFonts w:ascii="Times New Roman" w:hAnsi="Times New Roman" w:cs="Times New Roman"/>
          <w:bCs/>
        </w:rPr>
        <w:t xml:space="preserve"> scale. R</w:t>
      </w:r>
      <w:r w:rsidR="003220FB">
        <w:rPr>
          <w:rFonts w:ascii="Times New Roman" w:hAnsi="Times New Roman" w:cs="Times New Roman"/>
          <w:bCs/>
        </w:rPr>
        <w:t xml:space="preserve">ather </w:t>
      </w:r>
      <w:r w:rsidR="0084349D">
        <w:rPr>
          <w:rFonts w:ascii="Times New Roman" w:hAnsi="Times New Roman" w:cs="Times New Roman"/>
          <w:bCs/>
        </w:rPr>
        <w:t xml:space="preserve">the </w:t>
      </w:r>
      <w:r w:rsidR="003220FB">
        <w:rPr>
          <w:rFonts w:ascii="Times New Roman" w:hAnsi="Times New Roman" w:cs="Times New Roman"/>
          <w:bCs/>
        </w:rPr>
        <w:t xml:space="preserve">spatially structured anthropogenic environment was the largest </w:t>
      </w:r>
      <w:r w:rsidR="0084349D">
        <w:rPr>
          <w:rFonts w:ascii="Times New Roman" w:hAnsi="Times New Roman" w:cs="Times New Roman"/>
          <w:bCs/>
        </w:rPr>
        <w:t xml:space="preserve">measured </w:t>
      </w:r>
      <w:r w:rsidR="003220FB">
        <w:rPr>
          <w:rFonts w:ascii="Times New Roman" w:hAnsi="Times New Roman" w:cs="Times New Roman"/>
          <w:bCs/>
        </w:rPr>
        <w:t xml:space="preserve">structuring force, </w:t>
      </w:r>
      <w:r w:rsidR="0084349D">
        <w:rPr>
          <w:rFonts w:ascii="Times New Roman" w:hAnsi="Times New Roman" w:cs="Times New Roman"/>
          <w:bCs/>
        </w:rPr>
        <w:t>implying</w:t>
      </w:r>
      <w:r w:rsidR="003220FB">
        <w:rPr>
          <w:rFonts w:ascii="Times New Roman" w:hAnsi="Times New Roman" w:cs="Times New Roman"/>
          <w:bCs/>
        </w:rPr>
        <w:t xml:space="preserve"> that </w:t>
      </w:r>
      <w:r w:rsidR="00187030">
        <w:rPr>
          <w:rFonts w:ascii="Times New Roman" w:hAnsi="Times New Roman" w:cs="Times New Roman"/>
          <w:bCs/>
        </w:rPr>
        <w:t>anthropogenic</w:t>
      </w:r>
      <w:r w:rsidR="004B10DA">
        <w:rPr>
          <w:rFonts w:ascii="Times New Roman" w:hAnsi="Times New Roman" w:cs="Times New Roman"/>
          <w:bCs/>
        </w:rPr>
        <w:t xml:space="preserve"> environmental filtering </w:t>
      </w:r>
      <w:r w:rsidR="003220FB">
        <w:rPr>
          <w:rFonts w:ascii="Times New Roman" w:hAnsi="Times New Roman" w:cs="Times New Roman"/>
          <w:bCs/>
        </w:rPr>
        <w:t xml:space="preserve">is </w:t>
      </w:r>
      <w:r w:rsidR="0084349D">
        <w:rPr>
          <w:rFonts w:ascii="Times New Roman" w:hAnsi="Times New Roman" w:cs="Times New Roman"/>
          <w:bCs/>
        </w:rPr>
        <w:t>likely a</w:t>
      </w:r>
      <w:r w:rsidR="003220FB">
        <w:rPr>
          <w:rFonts w:ascii="Times New Roman" w:hAnsi="Times New Roman" w:cs="Times New Roman"/>
          <w:bCs/>
        </w:rPr>
        <w:t xml:space="preserve"> significant driver of community composition</w:t>
      </w:r>
      <w:r w:rsidR="004B10DA">
        <w:rPr>
          <w:rFonts w:ascii="Times New Roman" w:hAnsi="Times New Roman" w:cs="Times New Roman"/>
          <w:bCs/>
        </w:rPr>
        <w:t xml:space="preserve"> in </w:t>
      </w:r>
      <w:r w:rsidR="00187030">
        <w:rPr>
          <w:rFonts w:ascii="Times New Roman" w:hAnsi="Times New Roman" w:cs="Times New Roman"/>
          <w:bCs/>
        </w:rPr>
        <w:t>the study region</w:t>
      </w:r>
      <w:r w:rsidR="003220FB">
        <w:rPr>
          <w:rFonts w:ascii="Times New Roman" w:hAnsi="Times New Roman" w:cs="Times New Roman"/>
          <w:bCs/>
        </w:rPr>
        <w:t xml:space="preserve">. </w:t>
      </w:r>
    </w:p>
    <w:p w14:paraId="147068FA" w14:textId="7D68E6FE" w:rsidR="00FF6DF0" w:rsidRDefault="00D1410A" w:rsidP="00D37998">
      <w:pPr>
        <w:spacing w:line="480" w:lineRule="auto"/>
        <w:rPr>
          <w:rFonts w:ascii="Times New Roman" w:hAnsi="Times New Roman" w:cs="Times New Roman"/>
          <w:bCs/>
        </w:rPr>
      </w:pPr>
      <w:r>
        <w:rPr>
          <w:rFonts w:ascii="Times New Roman" w:hAnsi="Times New Roman" w:cs="Times New Roman"/>
          <w:bCs/>
        </w:rPr>
        <w:t>Interestingly</w:t>
      </w:r>
      <w:r w:rsidR="003220FB">
        <w:rPr>
          <w:rFonts w:ascii="Times New Roman" w:hAnsi="Times New Roman" w:cs="Times New Roman"/>
          <w:bCs/>
        </w:rPr>
        <w:t>, the interaction networks show a degree of spatial structure independent of the measured environmental variables</w:t>
      </w:r>
      <w:r w:rsidR="00A7670B">
        <w:rPr>
          <w:rFonts w:ascii="Times New Roman" w:hAnsi="Times New Roman" w:cs="Times New Roman"/>
          <w:bCs/>
        </w:rPr>
        <w:t>. T</w:t>
      </w:r>
      <w:r w:rsidR="00187030">
        <w:rPr>
          <w:rFonts w:ascii="Times New Roman" w:hAnsi="Times New Roman" w:cs="Times New Roman"/>
          <w:bCs/>
        </w:rPr>
        <w:t xml:space="preserve">he purely spatial component </w:t>
      </w:r>
      <w:r w:rsidR="00A7670B">
        <w:rPr>
          <w:rFonts w:ascii="Times New Roman" w:hAnsi="Times New Roman" w:cs="Times New Roman"/>
          <w:bCs/>
        </w:rPr>
        <w:t xml:space="preserve">was </w:t>
      </w:r>
      <w:proofErr w:type="gramStart"/>
      <w:r w:rsidR="00187030">
        <w:rPr>
          <w:rFonts w:ascii="Times New Roman" w:hAnsi="Times New Roman" w:cs="Times New Roman"/>
          <w:bCs/>
        </w:rPr>
        <w:t>similar to</w:t>
      </w:r>
      <w:proofErr w:type="gramEnd"/>
      <w:r w:rsidR="00187030">
        <w:rPr>
          <w:rFonts w:ascii="Times New Roman" w:hAnsi="Times New Roman" w:cs="Times New Roman"/>
          <w:bCs/>
        </w:rPr>
        <w:t xml:space="preserve"> the variation explained by the purely environmental (</w:t>
      </w:r>
      <w:r w:rsidR="00A7670B">
        <w:rPr>
          <w:rFonts w:ascii="Times New Roman" w:hAnsi="Times New Roman" w:cs="Times New Roman"/>
          <w:bCs/>
        </w:rPr>
        <w:t>approximately 5%</w:t>
      </w:r>
      <w:r w:rsidR="00187030">
        <w:rPr>
          <w:rFonts w:ascii="Times New Roman" w:hAnsi="Times New Roman" w:cs="Times New Roman"/>
          <w:bCs/>
        </w:rPr>
        <w:t>). This</w:t>
      </w:r>
      <w:r w:rsidR="004D0A39">
        <w:rPr>
          <w:rFonts w:ascii="Times New Roman" w:hAnsi="Times New Roman" w:cs="Times New Roman"/>
          <w:bCs/>
        </w:rPr>
        <w:t xml:space="preserve"> </w:t>
      </w:r>
      <w:r w:rsidR="00187030">
        <w:rPr>
          <w:rFonts w:ascii="Times New Roman" w:hAnsi="Times New Roman" w:cs="Times New Roman"/>
          <w:bCs/>
        </w:rPr>
        <w:t>demonstrates</w:t>
      </w:r>
      <w:r w:rsidR="004D0A39">
        <w:rPr>
          <w:rFonts w:ascii="Times New Roman" w:hAnsi="Times New Roman" w:cs="Times New Roman"/>
          <w:bCs/>
        </w:rPr>
        <w:t xml:space="preserve"> that interactions are subject to processes</w:t>
      </w:r>
      <w:r w:rsidR="001E49A2">
        <w:rPr>
          <w:rFonts w:ascii="Times New Roman" w:hAnsi="Times New Roman" w:cs="Times New Roman"/>
          <w:bCs/>
        </w:rPr>
        <w:t xml:space="preserve"> </w:t>
      </w:r>
      <w:r w:rsidR="004D0A39">
        <w:rPr>
          <w:rFonts w:ascii="Times New Roman" w:hAnsi="Times New Roman" w:cs="Times New Roman"/>
          <w:bCs/>
        </w:rPr>
        <w:lastRenderedPageBreak/>
        <w:t xml:space="preserve">that </w:t>
      </w:r>
      <w:r w:rsidR="00187030">
        <w:rPr>
          <w:rFonts w:ascii="Times New Roman" w:hAnsi="Times New Roman" w:cs="Times New Roman"/>
          <w:bCs/>
        </w:rPr>
        <w:t>do not operate for their constituent</w:t>
      </w:r>
      <w:r w:rsidR="004D0A39">
        <w:rPr>
          <w:rFonts w:ascii="Times New Roman" w:hAnsi="Times New Roman" w:cs="Times New Roman"/>
          <w:bCs/>
        </w:rPr>
        <w:t xml:space="preserve"> </w:t>
      </w:r>
      <w:r w:rsidR="006755AC">
        <w:rPr>
          <w:rFonts w:ascii="Times New Roman" w:hAnsi="Times New Roman" w:cs="Times New Roman"/>
          <w:bCs/>
        </w:rPr>
        <w:t>organisms</w:t>
      </w:r>
      <w:r w:rsidR="00187030">
        <w:rPr>
          <w:rFonts w:ascii="Times New Roman" w:hAnsi="Times New Roman" w:cs="Times New Roman"/>
          <w:bCs/>
        </w:rPr>
        <w:t xml:space="preserve">. </w:t>
      </w:r>
      <w:r w:rsidR="001D5497">
        <w:rPr>
          <w:rFonts w:ascii="Times New Roman" w:hAnsi="Times New Roman" w:cs="Times New Roman"/>
          <w:bCs/>
        </w:rPr>
        <w:t xml:space="preserve">Additionally, </w:t>
      </w:r>
      <w:r w:rsidR="00187030">
        <w:rPr>
          <w:rFonts w:ascii="Times New Roman" w:hAnsi="Times New Roman" w:cs="Times New Roman"/>
          <w:bCs/>
        </w:rPr>
        <w:t>when</w:t>
      </w:r>
      <w:r w:rsidR="001D5497">
        <w:rPr>
          <w:rFonts w:ascii="Times New Roman" w:hAnsi="Times New Roman" w:cs="Times New Roman"/>
          <w:bCs/>
        </w:rPr>
        <w:t xml:space="preserve"> the plant and pollinator community dissimilarity </w:t>
      </w:r>
      <w:r w:rsidR="00187030">
        <w:rPr>
          <w:rFonts w:ascii="Times New Roman" w:hAnsi="Times New Roman" w:cs="Times New Roman"/>
          <w:bCs/>
        </w:rPr>
        <w:t xml:space="preserve">measures </w:t>
      </w:r>
      <w:r w:rsidR="00A7670B">
        <w:rPr>
          <w:rFonts w:ascii="Times New Roman" w:hAnsi="Times New Roman" w:cs="Times New Roman"/>
          <w:bCs/>
        </w:rPr>
        <w:t xml:space="preserve">were </w:t>
      </w:r>
      <w:r w:rsidR="00187030">
        <w:rPr>
          <w:rFonts w:ascii="Times New Roman" w:hAnsi="Times New Roman" w:cs="Times New Roman"/>
          <w:bCs/>
        </w:rPr>
        <w:t xml:space="preserve">included </w:t>
      </w:r>
      <w:r w:rsidR="001D5497">
        <w:rPr>
          <w:rFonts w:ascii="Times New Roman" w:hAnsi="Times New Roman" w:cs="Times New Roman"/>
          <w:bCs/>
        </w:rPr>
        <w:t xml:space="preserve">in the </w:t>
      </w:r>
      <w:r w:rsidR="00187030">
        <w:rPr>
          <w:rFonts w:ascii="Times New Roman" w:hAnsi="Times New Roman" w:cs="Times New Roman"/>
          <w:bCs/>
        </w:rPr>
        <w:t xml:space="preserve">network </w:t>
      </w:r>
      <w:r w:rsidR="001D5497">
        <w:rPr>
          <w:rFonts w:ascii="Times New Roman" w:hAnsi="Times New Roman" w:cs="Times New Roman"/>
          <w:bCs/>
        </w:rPr>
        <w:t>variation partitioning procedure</w:t>
      </w:r>
      <w:r w:rsidR="00A7670B">
        <w:rPr>
          <w:rFonts w:ascii="Times New Roman" w:hAnsi="Times New Roman" w:cs="Times New Roman"/>
          <w:bCs/>
        </w:rPr>
        <w:t>,</w:t>
      </w:r>
      <w:r w:rsidR="001D5497">
        <w:rPr>
          <w:rFonts w:ascii="Times New Roman" w:hAnsi="Times New Roman" w:cs="Times New Roman"/>
          <w:bCs/>
        </w:rPr>
        <w:t xml:space="preserve"> </w:t>
      </w:r>
      <w:r w:rsidR="00187030">
        <w:rPr>
          <w:rFonts w:ascii="Times New Roman" w:hAnsi="Times New Roman" w:cs="Times New Roman"/>
          <w:bCs/>
        </w:rPr>
        <w:t xml:space="preserve">further </w:t>
      </w:r>
      <w:r w:rsidR="001D5497">
        <w:rPr>
          <w:rFonts w:ascii="Times New Roman" w:hAnsi="Times New Roman" w:cs="Times New Roman"/>
          <w:bCs/>
        </w:rPr>
        <w:t xml:space="preserve">variation </w:t>
      </w:r>
      <w:r w:rsidR="00A7670B">
        <w:rPr>
          <w:rFonts w:ascii="Times New Roman" w:hAnsi="Times New Roman" w:cs="Times New Roman"/>
          <w:bCs/>
        </w:rPr>
        <w:t xml:space="preserve">was </w:t>
      </w:r>
      <w:r w:rsidR="00187030">
        <w:rPr>
          <w:rFonts w:ascii="Times New Roman" w:hAnsi="Times New Roman" w:cs="Times New Roman"/>
          <w:bCs/>
        </w:rPr>
        <w:t xml:space="preserve">explained, yet </w:t>
      </w:r>
      <w:r w:rsidR="001D5497">
        <w:rPr>
          <w:rFonts w:ascii="Times New Roman" w:hAnsi="Times New Roman" w:cs="Times New Roman"/>
          <w:bCs/>
        </w:rPr>
        <w:t xml:space="preserve">a significant proportion of interaction variation </w:t>
      </w:r>
      <w:r w:rsidR="00A7670B">
        <w:rPr>
          <w:rFonts w:ascii="Times New Roman" w:hAnsi="Times New Roman" w:cs="Times New Roman"/>
          <w:bCs/>
        </w:rPr>
        <w:t xml:space="preserve">was </w:t>
      </w:r>
      <w:r w:rsidR="00187030">
        <w:rPr>
          <w:rFonts w:ascii="Times New Roman" w:hAnsi="Times New Roman" w:cs="Times New Roman"/>
          <w:bCs/>
        </w:rPr>
        <w:t xml:space="preserve">still </w:t>
      </w:r>
      <w:r w:rsidR="001D5497">
        <w:rPr>
          <w:rFonts w:ascii="Times New Roman" w:hAnsi="Times New Roman" w:cs="Times New Roman"/>
          <w:bCs/>
        </w:rPr>
        <w:t>cor</w:t>
      </w:r>
      <w:r w:rsidR="00A7670B">
        <w:rPr>
          <w:rFonts w:ascii="Times New Roman" w:hAnsi="Times New Roman" w:cs="Times New Roman"/>
          <w:bCs/>
        </w:rPr>
        <w:t>r</w:t>
      </w:r>
      <w:r w:rsidR="001D5497">
        <w:rPr>
          <w:rFonts w:ascii="Times New Roman" w:hAnsi="Times New Roman" w:cs="Times New Roman"/>
          <w:bCs/>
        </w:rPr>
        <w:t>elated purely with environmental or spatial variables.</w:t>
      </w:r>
      <w:r>
        <w:rPr>
          <w:rFonts w:ascii="Times New Roman" w:hAnsi="Times New Roman" w:cs="Times New Roman"/>
          <w:bCs/>
        </w:rPr>
        <w:t xml:space="preserve"> This provides evidence that</w:t>
      </w:r>
      <w:r w:rsidR="001D5497" w:rsidRPr="001D5497">
        <w:rPr>
          <w:rFonts w:ascii="Times New Roman" w:hAnsi="Times New Roman" w:cs="Times New Roman"/>
          <w:bCs/>
        </w:rPr>
        <w:t xml:space="preserve"> </w:t>
      </w:r>
      <w:r w:rsidR="001D5497">
        <w:rPr>
          <w:rFonts w:ascii="Times New Roman" w:hAnsi="Times New Roman" w:cs="Times New Roman"/>
          <w:bCs/>
        </w:rPr>
        <w:t>interactions have their own biogeographic patterns not determined exclusively by their respective communities</w:t>
      </w:r>
      <w:r w:rsidR="00187030">
        <w:rPr>
          <w:rFonts w:ascii="Times New Roman" w:hAnsi="Times New Roman" w:cs="Times New Roman"/>
          <w:bCs/>
        </w:rPr>
        <w:t>:</w:t>
      </w:r>
      <w:r w:rsidR="001D5497">
        <w:rPr>
          <w:rFonts w:ascii="Times New Roman" w:hAnsi="Times New Roman" w:cs="Times New Roman"/>
          <w:bCs/>
        </w:rPr>
        <w:t xml:space="preserve"> </w:t>
      </w:r>
      <w:r>
        <w:rPr>
          <w:rFonts w:ascii="Times New Roman" w:hAnsi="Times New Roman" w:cs="Times New Roman"/>
          <w:bCs/>
        </w:rPr>
        <w:t xml:space="preserve">the realisation of an interaction is </w:t>
      </w:r>
      <w:r w:rsidR="00D3470F">
        <w:rPr>
          <w:rFonts w:ascii="Times New Roman" w:hAnsi="Times New Roman" w:cs="Times New Roman"/>
          <w:bCs/>
        </w:rPr>
        <w:t>influenced</w:t>
      </w:r>
      <w:r>
        <w:rPr>
          <w:rFonts w:ascii="Times New Roman" w:hAnsi="Times New Roman" w:cs="Times New Roman"/>
          <w:bCs/>
        </w:rPr>
        <w:t xml:space="preserve"> by the interacting organisms’ surroundings.</w:t>
      </w:r>
      <w:r w:rsidR="004B340E">
        <w:rPr>
          <w:rFonts w:ascii="Times New Roman" w:hAnsi="Times New Roman" w:cs="Times New Roman"/>
          <w:bCs/>
        </w:rPr>
        <w:t xml:space="preserve"> Using a different method,</w:t>
      </w:r>
      <w:r>
        <w:rPr>
          <w:rFonts w:ascii="Times New Roman" w:hAnsi="Times New Roman" w:cs="Times New Roman"/>
          <w:bCs/>
        </w:rPr>
        <w:t xml:space="preserve"> </w:t>
      </w:r>
      <w:proofErr w:type="spellStart"/>
      <w:r>
        <w:rPr>
          <w:rFonts w:ascii="Times New Roman" w:hAnsi="Times New Roman" w:cs="Times New Roman"/>
          <w:bCs/>
        </w:rPr>
        <w:t>Poisot</w:t>
      </w:r>
      <w:proofErr w:type="spellEnd"/>
      <w:r>
        <w:rPr>
          <w:rFonts w:ascii="Times New Roman" w:hAnsi="Times New Roman" w:cs="Times New Roman"/>
          <w:bCs/>
        </w:rPr>
        <w:t xml:space="preserve"> et al. (2012) found a similar pattern, the dissimilarity of interactions formed by species shared between sites shows no correlation with the dissimilarity of species composition, implying that environmental filtering of species and interactions are different. </w:t>
      </w:r>
      <w:r w:rsidR="00D3470F">
        <w:rPr>
          <w:rFonts w:ascii="Times New Roman" w:hAnsi="Times New Roman" w:cs="Times New Roman"/>
          <w:bCs/>
        </w:rPr>
        <w:t>Thus,</w:t>
      </w:r>
      <w:r w:rsidR="00CC64AB">
        <w:rPr>
          <w:rFonts w:ascii="Times New Roman" w:hAnsi="Times New Roman" w:cs="Times New Roman"/>
          <w:bCs/>
        </w:rPr>
        <w:t xml:space="preserve"> if we are to build a predictive biogeography of ecological interactions,</w:t>
      </w:r>
      <w:r w:rsidR="00D3470F">
        <w:rPr>
          <w:rFonts w:ascii="Times New Roman" w:hAnsi="Times New Roman" w:cs="Times New Roman"/>
          <w:bCs/>
        </w:rPr>
        <w:t xml:space="preserve"> </w:t>
      </w:r>
      <w:r w:rsidR="00D60CCB">
        <w:rPr>
          <w:rFonts w:ascii="Times New Roman" w:hAnsi="Times New Roman" w:cs="Times New Roman"/>
          <w:bCs/>
        </w:rPr>
        <w:t>we are</w:t>
      </w:r>
      <w:r w:rsidR="00CC64AB">
        <w:rPr>
          <w:rFonts w:ascii="Times New Roman" w:hAnsi="Times New Roman" w:cs="Times New Roman"/>
          <w:bCs/>
        </w:rPr>
        <w:t xml:space="preserve"> </w:t>
      </w:r>
      <w:r w:rsidR="00D60CCB">
        <w:rPr>
          <w:rFonts w:ascii="Times New Roman" w:hAnsi="Times New Roman" w:cs="Times New Roman"/>
          <w:bCs/>
        </w:rPr>
        <w:t xml:space="preserve">required </w:t>
      </w:r>
      <w:r w:rsidR="00CC64AB">
        <w:rPr>
          <w:rFonts w:ascii="Times New Roman" w:hAnsi="Times New Roman" w:cs="Times New Roman"/>
          <w:bCs/>
        </w:rPr>
        <w:t xml:space="preserve">to </w:t>
      </w:r>
      <w:r w:rsidR="00D60CCB">
        <w:rPr>
          <w:rFonts w:ascii="Times New Roman" w:hAnsi="Times New Roman" w:cs="Times New Roman"/>
          <w:bCs/>
        </w:rPr>
        <w:t xml:space="preserve">not only model species co-occurrence as influenced by </w:t>
      </w:r>
      <w:r w:rsidR="00CC64AB">
        <w:rPr>
          <w:rFonts w:ascii="Times New Roman" w:hAnsi="Times New Roman" w:cs="Times New Roman"/>
          <w:bCs/>
        </w:rPr>
        <w:t xml:space="preserve">environmental and spatial data </w:t>
      </w:r>
      <w:r w:rsidR="00D60CCB">
        <w:rPr>
          <w:rFonts w:ascii="Times New Roman" w:hAnsi="Times New Roman" w:cs="Times New Roman"/>
          <w:bCs/>
        </w:rPr>
        <w:t xml:space="preserve">but also model the </w:t>
      </w:r>
      <w:r w:rsidR="00CC64AB">
        <w:rPr>
          <w:rFonts w:ascii="Times New Roman" w:hAnsi="Times New Roman" w:cs="Times New Roman"/>
          <w:bCs/>
        </w:rPr>
        <w:t>influence</w:t>
      </w:r>
      <w:r w:rsidR="00D60CCB">
        <w:rPr>
          <w:rFonts w:ascii="Times New Roman" w:hAnsi="Times New Roman" w:cs="Times New Roman"/>
          <w:bCs/>
        </w:rPr>
        <w:t xml:space="preserve"> of such variables on</w:t>
      </w:r>
      <w:r w:rsidR="00CC64AB">
        <w:rPr>
          <w:rFonts w:ascii="Times New Roman" w:hAnsi="Times New Roman" w:cs="Times New Roman"/>
          <w:bCs/>
        </w:rPr>
        <w:t xml:space="preserve"> the likelihood of interactions occurring, </w:t>
      </w:r>
      <w:r w:rsidR="00D60CCB">
        <w:rPr>
          <w:rFonts w:ascii="Times New Roman" w:hAnsi="Times New Roman" w:cs="Times New Roman"/>
          <w:bCs/>
        </w:rPr>
        <w:t xml:space="preserve">essentially </w:t>
      </w:r>
      <w:r w:rsidR="00D3470F">
        <w:rPr>
          <w:rFonts w:ascii="Times New Roman" w:hAnsi="Times New Roman" w:cs="Times New Roman"/>
          <w:bCs/>
        </w:rPr>
        <w:t>condition interaction probabilities on the environment</w:t>
      </w:r>
      <w:r w:rsidR="00CC64AB">
        <w:rPr>
          <w:rFonts w:ascii="Times New Roman" w:hAnsi="Times New Roman" w:cs="Times New Roman"/>
          <w:bCs/>
        </w:rPr>
        <w:t xml:space="preserve"> and space</w:t>
      </w:r>
      <w:r w:rsidR="00D3470F">
        <w:rPr>
          <w:rFonts w:ascii="Times New Roman" w:hAnsi="Times New Roman" w:cs="Times New Roman"/>
          <w:bCs/>
        </w:rPr>
        <w:t xml:space="preserve"> </w:t>
      </w:r>
      <w:r w:rsidR="00D34844">
        <w:rPr>
          <w:rFonts w:ascii="Times New Roman" w:hAnsi="Times New Roman" w:cs="Times New Roman"/>
          <w:bCs/>
        </w:rPr>
        <w:t>distance</w:t>
      </w:r>
      <w:r w:rsidR="00D3470F">
        <w:rPr>
          <w:rFonts w:ascii="Times New Roman" w:hAnsi="Times New Roman" w:cs="Times New Roman"/>
          <w:bCs/>
        </w:rPr>
        <w:t xml:space="preserve"> (Gravel </w:t>
      </w:r>
      <w:r w:rsidR="00D3470F" w:rsidRPr="00D3470F">
        <w:rPr>
          <w:rFonts w:ascii="Times New Roman" w:hAnsi="Times New Roman" w:cs="Times New Roman"/>
          <w:bCs/>
          <w:i/>
          <w:iCs/>
        </w:rPr>
        <w:t>et al.</w:t>
      </w:r>
      <w:r w:rsidR="00D3470F">
        <w:rPr>
          <w:rFonts w:ascii="Times New Roman" w:hAnsi="Times New Roman" w:cs="Times New Roman"/>
          <w:bCs/>
        </w:rPr>
        <w:t xml:space="preserve"> 2019). </w:t>
      </w:r>
    </w:p>
    <w:p w14:paraId="4026535C" w14:textId="71F1F9EA" w:rsidR="00904AF8" w:rsidRDefault="001E49A2" w:rsidP="00604D8E">
      <w:pPr>
        <w:spacing w:line="480" w:lineRule="auto"/>
        <w:rPr>
          <w:rFonts w:ascii="Times New Roman" w:hAnsi="Times New Roman" w:cs="Times New Roman"/>
          <w:bCs/>
        </w:rPr>
      </w:pPr>
      <w:r>
        <w:rPr>
          <w:rFonts w:ascii="Times New Roman" w:hAnsi="Times New Roman" w:cs="Times New Roman"/>
          <w:bCs/>
        </w:rPr>
        <w:t>N</w:t>
      </w:r>
      <w:r w:rsidR="00613551">
        <w:rPr>
          <w:rFonts w:ascii="Times New Roman" w:hAnsi="Times New Roman" w:cs="Times New Roman"/>
          <w:bCs/>
        </w:rPr>
        <w:t>etworks</w:t>
      </w:r>
      <w:r w:rsidR="00D34844">
        <w:rPr>
          <w:rFonts w:ascii="Times New Roman" w:hAnsi="Times New Roman" w:cs="Times New Roman"/>
          <w:bCs/>
        </w:rPr>
        <w:t xml:space="preserve"> and communities</w:t>
      </w:r>
      <w:r w:rsidR="00613551">
        <w:rPr>
          <w:rFonts w:ascii="Times New Roman" w:hAnsi="Times New Roman" w:cs="Times New Roman"/>
          <w:bCs/>
        </w:rPr>
        <w:t xml:space="preserve"> that occur in sites</w:t>
      </w:r>
      <w:r w:rsidR="00576048">
        <w:rPr>
          <w:rFonts w:ascii="Times New Roman" w:hAnsi="Times New Roman" w:cs="Times New Roman"/>
          <w:bCs/>
        </w:rPr>
        <w:t xml:space="preserve"> </w:t>
      </w:r>
      <w:r w:rsidR="00613551">
        <w:rPr>
          <w:rFonts w:ascii="Times New Roman" w:hAnsi="Times New Roman" w:cs="Times New Roman"/>
          <w:bCs/>
        </w:rPr>
        <w:t>with similar</w:t>
      </w:r>
      <w:r w:rsidR="00576048">
        <w:rPr>
          <w:rFonts w:ascii="Times New Roman" w:hAnsi="Times New Roman" w:cs="Times New Roman"/>
          <w:bCs/>
        </w:rPr>
        <w:t xml:space="preserve"> environmental characteristics</w:t>
      </w:r>
      <w:r w:rsidR="00613551">
        <w:rPr>
          <w:rFonts w:ascii="Times New Roman" w:hAnsi="Times New Roman" w:cs="Times New Roman"/>
          <w:bCs/>
        </w:rPr>
        <w:t xml:space="preserve"> </w:t>
      </w:r>
      <w:r w:rsidR="00292F8B">
        <w:rPr>
          <w:rFonts w:ascii="Times New Roman" w:hAnsi="Times New Roman" w:cs="Times New Roman"/>
          <w:bCs/>
        </w:rPr>
        <w:t>were</w:t>
      </w:r>
      <w:r w:rsidR="00613551">
        <w:rPr>
          <w:rFonts w:ascii="Times New Roman" w:hAnsi="Times New Roman" w:cs="Times New Roman"/>
          <w:bCs/>
        </w:rPr>
        <w:t xml:space="preserve"> more similar than expected</w:t>
      </w:r>
      <w:r w:rsidR="00D34844">
        <w:rPr>
          <w:rFonts w:ascii="Times New Roman" w:hAnsi="Times New Roman" w:cs="Times New Roman"/>
          <w:bCs/>
        </w:rPr>
        <w:t xml:space="preserve"> by the null model distribution</w:t>
      </w:r>
      <w:r w:rsidR="00A45BFC">
        <w:rPr>
          <w:rFonts w:ascii="Times New Roman" w:hAnsi="Times New Roman" w:cs="Times New Roman"/>
          <w:bCs/>
        </w:rPr>
        <w:t xml:space="preserve">. </w:t>
      </w:r>
      <w:r w:rsidR="001603DA">
        <w:rPr>
          <w:rFonts w:ascii="Times New Roman" w:hAnsi="Times New Roman" w:cs="Times New Roman"/>
          <w:bCs/>
        </w:rPr>
        <w:t xml:space="preserve">This suggests a local environmental filtering effect </w:t>
      </w:r>
      <w:r w:rsidR="00292F8B">
        <w:rPr>
          <w:rFonts w:ascii="Times New Roman" w:hAnsi="Times New Roman" w:cs="Times New Roman"/>
          <w:bCs/>
        </w:rPr>
        <w:t>was</w:t>
      </w:r>
      <w:r w:rsidR="001603DA">
        <w:rPr>
          <w:rFonts w:ascii="Times New Roman" w:hAnsi="Times New Roman" w:cs="Times New Roman"/>
          <w:bCs/>
        </w:rPr>
        <w:t xml:space="preserve"> occurring, where species and interactions in similar landscapes </w:t>
      </w:r>
      <w:r w:rsidR="00292F8B">
        <w:rPr>
          <w:rFonts w:ascii="Times New Roman" w:hAnsi="Times New Roman" w:cs="Times New Roman"/>
          <w:bCs/>
        </w:rPr>
        <w:t>were</w:t>
      </w:r>
      <w:r w:rsidR="001603DA">
        <w:rPr>
          <w:rFonts w:ascii="Times New Roman" w:hAnsi="Times New Roman" w:cs="Times New Roman"/>
          <w:bCs/>
        </w:rPr>
        <w:t xml:space="preserve"> selected for. </w:t>
      </w:r>
      <w:r w:rsidR="00904AF8">
        <w:rPr>
          <w:rFonts w:ascii="Times New Roman" w:hAnsi="Times New Roman" w:cs="Times New Roman"/>
          <w:bCs/>
        </w:rPr>
        <w:t xml:space="preserve">We can rule out the effect of human preferences for </w:t>
      </w:r>
      <w:r w:rsidR="008862DF">
        <w:rPr>
          <w:rFonts w:ascii="Times New Roman" w:hAnsi="Times New Roman" w:cs="Times New Roman"/>
          <w:bCs/>
        </w:rPr>
        <w:t>garden and agricultural plant species</w:t>
      </w:r>
      <w:r w:rsidR="00904AF8">
        <w:rPr>
          <w:rFonts w:ascii="Times New Roman" w:hAnsi="Times New Roman" w:cs="Times New Roman"/>
          <w:bCs/>
        </w:rPr>
        <w:t xml:space="preserve"> in generating this pattern as </w:t>
      </w:r>
      <w:r w:rsidR="00292F8B">
        <w:rPr>
          <w:rFonts w:ascii="Times New Roman" w:hAnsi="Times New Roman" w:cs="Times New Roman"/>
          <w:bCs/>
        </w:rPr>
        <w:t xml:space="preserve">it is the native plant community, rather than </w:t>
      </w:r>
      <w:r w:rsidR="00904AF8">
        <w:rPr>
          <w:rFonts w:ascii="Times New Roman" w:hAnsi="Times New Roman" w:cs="Times New Roman"/>
          <w:bCs/>
        </w:rPr>
        <w:t>the non-native</w:t>
      </w:r>
      <w:r w:rsidR="00292F8B">
        <w:rPr>
          <w:rFonts w:ascii="Times New Roman" w:hAnsi="Times New Roman" w:cs="Times New Roman"/>
          <w:bCs/>
        </w:rPr>
        <w:t>, that corelate</w:t>
      </w:r>
      <w:r w:rsidR="00904AF8">
        <w:rPr>
          <w:rFonts w:ascii="Times New Roman" w:hAnsi="Times New Roman" w:cs="Times New Roman"/>
          <w:bCs/>
        </w:rPr>
        <w:t xml:space="preserve"> with environmental dissimilarity</w:t>
      </w:r>
      <w:r w:rsidR="00292F8B">
        <w:rPr>
          <w:rFonts w:ascii="Times New Roman" w:hAnsi="Times New Roman" w:cs="Times New Roman"/>
          <w:bCs/>
        </w:rPr>
        <w:t>. Likewise, both the pollinator community and the interaction networks, which humans have little intentional influence over, were more similar than expected in similar landscapes, thus suggesting that it is the environmental context, the degree of urbanisation or intensity of agriculture, filtering community composition.</w:t>
      </w:r>
      <w:r w:rsidR="008862DF" w:rsidRPr="008862DF">
        <w:rPr>
          <w:rFonts w:ascii="Times New Roman" w:hAnsi="Times New Roman" w:cs="Times New Roman"/>
        </w:rPr>
        <w:t xml:space="preserve"> </w:t>
      </w:r>
      <w:r w:rsidR="008862DF">
        <w:rPr>
          <w:rFonts w:ascii="Times New Roman" w:hAnsi="Times New Roman" w:cs="Times New Roman"/>
        </w:rPr>
        <w:t xml:space="preserve">Interestingly, there were no </w:t>
      </w:r>
      <w:r w:rsidR="008862DF">
        <w:rPr>
          <w:rFonts w:ascii="Times New Roman" w:hAnsi="Times New Roman" w:cs="Times New Roman"/>
          <w:bCs/>
        </w:rPr>
        <w:t>communities or networks more dissimilar than expected by the null model distribution, meaning that both spatial distance and the environmental dissimilarity between sites were not great enough to create communities and networks significantly different in their composition. Studies have found that networks that are far apart (~450 km) are more different than expected (</w:t>
      </w:r>
      <w:proofErr w:type="spellStart"/>
      <w:r w:rsidR="008862DF" w:rsidRPr="00B033D4">
        <w:rPr>
          <w:rFonts w:ascii="Times New Roman" w:hAnsi="Times New Roman" w:cs="Times New Roman"/>
        </w:rPr>
        <w:t>Trøjelsgaard</w:t>
      </w:r>
      <w:proofErr w:type="spellEnd"/>
      <w:r w:rsidR="008862DF">
        <w:rPr>
          <w:rFonts w:ascii="Times New Roman" w:hAnsi="Times New Roman" w:cs="Times New Roman"/>
        </w:rPr>
        <w:t xml:space="preserve"> et al. 2015), suggesting that the spatial distance of this study (50 km) was not large enough for dispersal limitation </w:t>
      </w:r>
      <w:r w:rsidR="008862DF">
        <w:rPr>
          <w:rFonts w:ascii="Times New Roman" w:hAnsi="Times New Roman" w:cs="Times New Roman"/>
        </w:rPr>
        <w:lastRenderedPageBreak/>
        <w:t xml:space="preserve">to have an effect. Yet, it is surprising that the relatively large differences in the anthropogenic gradient, comparing sites in an urban centre to sites with a significant proportion of semi-natural habitat to sites in intensive agriculture, did not produce communities or interaction networks that were significantly different from each other than expected by chance. </w:t>
      </w:r>
      <w:r w:rsidR="008862DF">
        <w:rPr>
          <w:rFonts w:ascii="Times New Roman" w:hAnsi="Times New Roman" w:cs="Times New Roman"/>
          <w:bCs/>
        </w:rPr>
        <w:t>Overall, that communities and networks are more similar than expected in similar landscapes is suggestive of homogenisation within anthropogenic land use classes, a finding similar to studies that show intense agriculture erodes β-diversity (</w:t>
      </w:r>
      <w:r w:rsidR="008862DF" w:rsidRPr="00542674">
        <w:rPr>
          <w:rFonts w:ascii="Times New Roman" w:hAnsi="Times New Roman" w:cs="Times New Roman"/>
        </w:rPr>
        <w:t>Karp et al. 2012</w:t>
      </w:r>
      <w:r w:rsidR="008862DF" w:rsidRPr="00343AA3">
        <w:rPr>
          <w:rFonts w:ascii="Times New Roman" w:hAnsi="Times New Roman" w:cs="Times New Roman"/>
        </w:rPr>
        <w:t>)</w:t>
      </w:r>
      <w:r w:rsidR="008862DF">
        <w:rPr>
          <w:rFonts w:ascii="Times New Roman" w:hAnsi="Times New Roman" w:cs="Times New Roman"/>
        </w:rPr>
        <w:t xml:space="preserve"> or that residential lawns homogenise urban plant communities (Wheeler et al. 2017), while the finding that no communities or networks were more dissimilar than expected suggests that even a diversity of anthropogenic landscapes in a region may not assist in maintaining </w:t>
      </w:r>
      <w:r w:rsidR="008862DF">
        <w:rPr>
          <w:rFonts w:ascii="Times New Roman" w:hAnsi="Times New Roman" w:cs="Times New Roman"/>
          <w:bCs/>
        </w:rPr>
        <w:t>β-diversity in the face of landscape intensification.</w:t>
      </w:r>
    </w:p>
    <w:p w14:paraId="0F1916AB" w14:textId="418DA967" w:rsidR="00CF1812" w:rsidRDefault="00B162E9" w:rsidP="00604D8E">
      <w:pPr>
        <w:spacing w:line="480" w:lineRule="auto"/>
        <w:rPr>
          <w:rFonts w:ascii="Times New Roman" w:hAnsi="Times New Roman" w:cs="Times New Roman"/>
          <w:bCs/>
        </w:rPr>
      </w:pPr>
      <w:r>
        <w:rPr>
          <w:rFonts w:ascii="Times New Roman" w:hAnsi="Times New Roman" w:cs="Times New Roman"/>
          <w:bCs/>
        </w:rPr>
        <w:t>I</w:t>
      </w:r>
      <w:r w:rsidR="00CF1812">
        <w:rPr>
          <w:rFonts w:ascii="Times New Roman" w:hAnsi="Times New Roman" w:cs="Times New Roman"/>
          <w:bCs/>
        </w:rPr>
        <w:t xml:space="preserve">t should be noted that </w:t>
      </w:r>
      <w:r w:rsidR="00740D43">
        <w:rPr>
          <w:rFonts w:ascii="Times New Roman" w:hAnsi="Times New Roman" w:cs="Times New Roman"/>
          <w:bCs/>
        </w:rPr>
        <w:t>most of</w:t>
      </w:r>
      <w:r w:rsidR="00CF1812">
        <w:rPr>
          <w:rFonts w:ascii="Times New Roman" w:hAnsi="Times New Roman" w:cs="Times New Roman"/>
          <w:bCs/>
        </w:rPr>
        <w:t xml:space="preserve"> the variation in the </w:t>
      </w:r>
      <w:r w:rsidR="008B78CC">
        <w:rPr>
          <w:rFonts w:ascii="Times New Roman" w:hAnsi="Times New Roman" w:cs="Times New Roman"/>
          <w:bCs/>
        </w:rPr>
        <w:t xml:space="preserve">plant and </w:t>
      </w:r>
      <w:r w:rsidR="00CF1812">
        <w:rPr>
          <w:rFonts w:ascii="Times New Roman" w:hAnsi="Times New Roman" w:cs="Times New Roman"/>
          <w:bCs/>
        </w:rPr>
        <w:t>pollinator communit</w:t>
      </w:r>
      <w:r w:rsidR="008B78CC">
        <w:rPr>
          <w:rFonts w:ascii="Times New Roman" w:hAnsi="Times New Roman" w:cs="Times New Roman"/>
          <w:bCs/>
        </w:rPr>
        <w:t>ies</w:t>
      </w:r>
      <w:r w:rsidR="00CF1812">
        <w:rPr>
          <w:rFonts w:ascii="Times New Roman" w:hAnsi="Times New Roman" w:cs="Times New Roman"/>
          <w:bCs/>
        </w:rPr>
        <w:t xml:space="preserve"> and in interaction networks could not be explained by either the measured environmental variables or spatial distance, indicating that while urbanisation and agricultural intensification do structure communities</w:t>
      </w:r>
      <w:r w:rsidR="006755AC">
        <w:rPr>
          <w:rFonts w:ascii="Times New Roman" w:hAnsi="Times New Roman" w:cs="Times New Roman"/>
          <w:bCs/>
        </w:rPr>
        <w:t xml:space="preserve"> and interaction networks</w:t>
      </w:r>
      <w:r w:rsidR="00CF1812">
        <w:rPr>
          <w:rFonts w:ascii="Times New Roman" w:hAnsi="Times New Roman" w:cs="Times New Roman"/>
          <w:bCs/>
        </w:rPr>
        <w:t>, they account for a relatively small proportion of the total dissimilarity.</w:t>
      </w:r>
      <w:r w:rsidR="006755AC">
        <w:rPr>
          <w:rFonts w:ascii="Times New Roman" w:hAnsi="Times New Roman" w:cs="Times New Roman"/>
          <w:bCs/>
        </w:rPr>
        <w:t xml:space="preserve"> Thus, while we conclude that landscape scale anthropogenic environmental filtering is </w:t>
      </w:r>
      <w:r w:rsidR="008B78CC">
        <w:rPr>
          <w:rFonts w:ascii="Times New Roman" w:hAnsi="Times New Roman" w:cs="Times New Roman"/>
          <w:bCs/>
        </w:rPr>
        <w:t xml:space="preserve">contributing to </w:t>
      </w:r>
      <w:r w:rsidR="006755AC">
        <w:rPr>
          <w:rFonts w:ascii="Times New Roman" w:hAnsi="Times New Roman" w:cs="Times New Roman"/>
          <w:bCs/>
        </w:rPr>
        <w:t>structuring community</w:t>
      </w:r>
      <w:r w:rsidR="0084349D">
        <w:rPr>
          <w:rFonts w:ascii="Times New Roman" w:hAnsi="Times New Roman" w:cs="Times New Roman"/>
          <w:bCs/>
        </w:rPr>
        <w:t xml:space="preserve"> assembly</w:t>
      </w:r>
      <w:r w:rsidR="006755AC">
        <w:rPr>
          <w:rFonts w:ascii="Times New Roman" w:hAnsi="Times New Roman" w:cs="Times New Roman"/>
          <w:bCs/>
        </w:rPr>
        <w:t xml:space="preserve"> and </w:t>
      </w:r>
      <w:r w:rsidR="00D3470F">
        <w:rPr>
          <w:rFonts w:ascii="Times New Roman" w:hAnsi="Times New Roman" w:cs="Times New Roman"/>
          <w:bCs/>
        </w:rPr>
        <w:t>interaction</w:t>
      </w:r>
      <w:r w:rsidR="006755AC">
        <w:rPr>
          <w:rFonts w:ascii="Times New Roman" w:hAnsi="Times New Roman" w:cs="Times New Roman"/>
          <w:bCs/>
        </w:rPr>
        <w:t xml:space="preserve"> </w:t>
      </w:r>
      <w:r w:rsidR="0084349D">
        <w:rPr>
          <w:rFonts w:ascii="Times New Roman" w:hAnsi="Times New Roman" w:cs="Times New Roman"/>
          <w:bCs/>
        </w:rPr>
        <w:t xml:space="preserve">formation </w:t>
      </w:r>
      <w:r w:rsidR="006755AC">
        <w:rPr>
          <w:rFonts w:ascii="Times New Roman" w:hAnsi="Times New Roman" w:cs="Times New Roman"/>
          <w:bCs/>
        </w:rPr>
        <w:t xml:space="preserve">in our study region, the major </w:t>
      </w:r>
      <w:r w:rsidR="0084349D">
        <w:rPr>
          <w:rFonts w:ascii="Times New Roman" w:hAnsi="Times New Roman" w:cs="Times New Roman"/>
          <w:bCs/>
        </w:rPr>
        <w:t xml:space="preserve">structuring </w:t>
      </w:r>
      <w:r w:rsidR="006755AC">
        <w:rPr>
          <w:rFonts w:ascii="Times New Roman" w:hAnsi="Times New Roman" w:cs="Times New Roman"/>
          <w:bCs/>
        </w:rPr>
        <w:t>processes have not been elucidated.</w:t>
      </w:r>
      <w:r w:rsidR="00CF1812">
        <w:rPr>
          <w:rFonts w:ascii="Times New Roman" w:hAnsi="Times New Roman" w:cs="Times New Roman"/>
          <w:bCs/>
        </w:rPr>
        <w:t xml:space="preserve"> </w:t>
      </w:r>
      <w:r w:rsidR="006755AC">
        <w:rPr>
          <w:rFonts w:ascii="Times New Roman" w:hAnsi="Times New Roman" w:cs="Times New Roman"/>
          <w:bCs/>
        </w:rPr>
        <w:t xml:space="preserve">A potential reason for the low explanatory power is </w:t>
      </w:r>
      <w:r>
        <w:rPr>
          <w:rFonts w:ascii="Times New Roman" w:hAnsi="Times New Roman" w:cs="Times New Roman"/>
          <w:bCs/>
        </w:rPr>
        <w:t xml:space="preserve">that by aggregating communities and interaction networks collected in different habitats at a site into </w:t>
      </w:r>
      <w:r w:rsidR="00B4457E">
        <w:rPr>
          <w:rFonts w:ascii="Times New Roman" w:hAnsi="Times New Roman" w:cs="Times New Roman"/>
          <w:bCs/>
        </w:rPr>
        <w:t>landscape</w:t>
      </w:r>
      <w:r>
        <w:rPr>
          <w:rFonts w:ascii="Times New Roman" w:hAnsi="Times New Roman" w:cs="Times New Roman"/>
          <w:bCs/>
        </w:rPr>
        <w:t xml:space="preserve"> level communit</w:t>
      </w:r>
      <w:r w:rsidR="006755AC">
        <w:rPr>
          <w:rFonts w:ascii="Times New Roman" w:hAnsi="Times New Roman" w:cs="Times New Roman"/>
          <w:bCs/>
        </w:rPr>
        <w:t>ies</w:t>
      </w:r>
      <w:r>
        <w:rPr>
          <w:rFonts w:ascii="Times New Roman" w:hAnsi="Times New Roman" w:cs="Times New Roman"/>
          <w:bCs/>
        </w:rPr>
        <w:t xml:space="preserve"> and network</w:t>
      </w:r>
      <w:r w:rsidR="006755AC">
        <w:rPr>
          <w:rFonts w:ascii="Times New Roman" w:hAnsi="Times New Roman" w:cs="Times New Roman"/>
          <w:bCs/>
        </w:rPr>
        <w:t>s</w:t>
      </w:r>
      <w:r>
        <w:rPr>
          <w:rFonts w:ascii="Times New Roman" w:hAnsi="Times New Roman" w:cs="Times New Roman"/>
          <w:bCs/>
        </w:rPr>
        <w:t xml:space="preserve"> that the local habitat filtering effects </w:t>
      </w:r>
      <w:r w:rsidR="00B4457E">
        <w:rPr>
          <w:rFonts w:ascii="Times New Roman" w:hAnsi="Times New Roman" w:cs="Times New Roman"/>
          <w:bCs/>
        </w:rPr>
        <w:t xml:space="preserve">remain </w:t>
      </w:r>
      <w:r>
        <w:rPr>
          <w:rFonts w:ascii="Times New Roman" w:hAnsi="Times New Roman" w:cs="Times New Roman"/>
          <w:bCs/>
        </w:rPr>
        <w:t xml:space="preserve">unaccounted for in </w:t>
      </w:r>
      <w:r w:rsidR="004B340E">
        <w:rPr>
          <w:rFonts w:ascii="Times New Roman" w:hAnsi="Times New Roman" w:cs="Times New Roman"/>
          <w:bCs/>
        </w:rPr>
        <w:t>this</w:t>
      </w:r>
      <w:r>
        <w:rPr>
          <w:rFonts w:ascii="Times New Roman" w:hAnsi="Times New Roman" w:cs="Times New Roman"/>
          <w:bCs/>
        </w:rPr>
        <w:t xml:space="preserve"> analysis. </w:t>
      </w:r>
    </w:p>
    <w:p w14:paraId="55A71E68" w14:textId="0A787D4E" w:rsidR="00080649" w:rsidRPr="00A331AA" w:rsidRDefault="00080649" w:rsidP="00A331AA">
      <w:pPr>
        <w:pStyle w:val="Heading2"/>
        <w:numPr>
          <w:ilvl w:val="0"/>
          <w:numId w:val="20"/>
        </w:numPr>
        <w:spacing w:after="120" w:line="360" w:lineRule="auto"/>
        <w:ind w:left="714" w:hanging="357"/>
        <w:rPr>
          <w:rFonts w:ascii="Times New Roman" w:hAnsi="Times New Roman" w:cs="Times New Roman"/>
          <w:color w:val="000000" w:themeColor="text1"/>
          <w:sz w:val="24"/>
          <w:szCs w:val="24"/>
        </w:rPr>
      </w:pPr>
      <w:r w:rsidRPr="00A331AA">
        <w:rPr>
          <w:rFonts w:ascii="Times New Roman" w:hAnsi="Times New Roman" w:cs="Times New Roman"/>
          <w:color w:val="000000" w:themeColor="text1"/>
          <w:sz w:val="24"/>
          <w:szCs w:val="24"/>
        </w:rPr>
        <w:t>Drivers of Interaction Turnover</w:t>
      </w:r>
    </w:p>
    <w:p w14:paraId="1337EEF9" w14:textId="3360925B" w:rsidR="008F7EAA" w:rsidRDefault="008B78CC" w:rsidP="00080649">
      <w:pPr>
        <w:spacing w:line="480" w:lineRule="auto"/>
        <w:rPr>
          <w:rFonts w:ascii="Times New Roman" w:hAnsi="Times New Roman" w:cs="Times New Roman"/>
          <w:bCs/>
        </w:rPr>
      </w:pPr>
      <w:r>
        <w:rPr>
          <w:rFonts w:ascii="Times New Roman" w:hAnsi="Times New Roman" w:cs="Times New Roman"/>
          <w:bCs/>
        </w:rPr>
        <w:t xml:space="preserve">We found that </w:t>
      </w:r>
      <w:r w:rsidR="007B2602">
        <w:rPr>
          <w:rFonts w:ascii="Times New Roman" w:hAnsi="Times New Roman" w:cs="Times New Roman"/>
          <w:bCs/>
        </w:rPr>
        <w:t>species driven i</w:t>
      </w:r>
      <w:r w:rsidR="00080649" w:rsidRPr="00080649">
        <w:rPr>
          <w:rFonts w:ascii="Times New Roman" w:hAnsi="Times New Roman" w:cs="Times New Roman"/>
          <w:bCs/>
        </w:rPr>
        <w:t xml:space="preserve">nteraction turnover </w:t>
      </w:r>
      <w:r>
        <w:rPr>
          <w:rFonts w:ascii="Times New Roman" w:hAnsi="Times New Roman" w:cs="Times New Roman"/>
          <w:bCs/>
        </w:rPr>
        <w:t>was</w:t>
      </w:r>
      <w:r w:rsidRPr="00080649">
        <w:rPr>
          <w:rFonts w:ascii="Times New Roman" w:hAnsi="Times New Roman" w:cs="Times New Roman"/>
          <w:bCs/>
        </w:rPr>
        <w:t xml:space="preserve"> </w:t>
      </w:r>
      <w:r w:rsidR="00080649" w:rsidRPr="00080649">
        <w:rPr>
          <w:rFonts w:ascii="Times New Roman" w:hAnsi="Times New Roman" w:cs="Times New Roman"/>
          <w:bCs/>
        </w:rPr>
        <w:t xml:space="preserve">the </w:t>
      </w:r>
      <w:r w:rsidR="007B2602">
        <w:rPr>
          <w:rFonts w:ascii="Times New Roman" w:hAnsi="Times New Roman" w:cs="Times New Roman"/>
          <w:bCs/>
        </w:rPr>
        <w:t>major</w:t>
      </w:r>
      <w:r w:rsidR="00080649" w:rsidRPr="00080649">
        <w:rPr>
          <w:rFonts w:ascii="Times New Roman" w:hAnsi="Times New Roman" w:cs="Times New Roman"/>
          <w:bCs/>
        </w:rPr>
        <w:t xml:space="preserve"> </w:t>
      </w:r>
      <w:r w:rsidR="00BA7452">
        <w:rPr>
          <w:rFonts w:ascii="Times New Roman" w:hAnsi="Times New Roman" w:cs="Times New Roman"/>
          <w:bCs/>
        </w:rPr>
        <w:t>driver of</w:t>
      </w:r>
      <w:r w:rsidR="00442734">
        <w:rPr>
          <w:rFonts w:ascii="Times New Roman" w:hAnsi="Times New Roman" w:cs="Times New Roman"/>
          <w:bCs/>
        </w:rPr>
        <w:t xml:space="preserve"> </w:t>
      </w:r>
      <w:r w:rsidR="007B2602">
        <w:rPr>
          <w:rFonts w:ascii="Times New Roman" w:hAnsi="Times New Roman" w:cs="Times New Roman"/>
          <w:bCs/>
        </w:rPr>
        <w:t>interaction turnover</w:t>
      </w:r>
      <w:r w:rsidR="00B4457E">
        <w:rPr>
          <w:rFonts w:ascii="Times New Roman" w:hAnsi="Times New Roman" w:cs="Times New Roman"/>
          <w:bCs/>
        </w:rPr>
        <w:t xml:space="preserve">, </w:t>
      </w:r>
      <w:r w:rsidR="007B2602">
        <w:rPr>
          <w:rFonts w:ascii="Times New Roman" w:hAnsi="Times New Roman" w:cs="Times New Roman"/>
          <w:bCs/>
        </w:rPr>
        <w:t xml:space="preserve">accounting for ~80% of </w:t>
      </w:r>
      <w:r w:rsidR="00BA7452">
        <w:rPr>
          <w:rFonts w:ascii="Times New Roman" w:hAnsi="Times New Roman" w:cs="Times New Roman"/>
          <w:bCs/>
        </w:rPr>
        <w:t>the difference in interactions</w:t>
      </w:r>
      <w:r w:rsidR="00080649" w:rsidRPr="00080649">
        <w:rPr>
          <w:rFonts w:ascii="Times New Roman" w:hAnsi="Times New Roman" w:cs="Times New Roman"/>
          <w:bCs/>
        </w:rPr>
        <w:t>.</w:t>
      </w:r>
      <w:r w:rsidR="00442734">
        <w:rPr>
          <w:rFonts w:ascii="Times New Roman" w:hAnsi="Times New Roman" w:cs="Times New Roman"/>
          <w:bCs/>
        </w:rPr>
        <w:t xml:space="preserve"> </w:t>
      </w:r>
      <w:r w:rsidR="00276A3E">
        <w:rPr>
          <w:rFonts w:ascii="Times New Roman" w:hAnsi="Times New Roman" w:cs="Times New Roman"/>
          <w:bCs/>
        </w:rPr>
        <w:t>Increasing s</w:t>
      </w:r>
      <w:r w:rsidR="007B2602">
        <w:rPr>
          <w:rFonts w:ascii="Times New Roman" w:hAnsi="Times New Roman" w:cs="Times New Roman"/>
          <w:bCs/>
        </w:rPr>
        <w:t xml:space="preserve">patial distance had no effect on the proportion of </w:t>
      </w:r>
      <w:r w:rsidR="00F11922">
        <w:rPr>
          <w:rFonts w:ascii="Times New Roman" w:hAnsi="Times New Roman" w:cs="Times New Roman"/>
          <w:bCs/>
        </w:rPr>
        <w:t>rewiring</w:t>
      </w:r>
      <w:r w:rsidR="004F47DD">
        <w:rPr>
          <w:rFonts w:ascii="Times New Roman" w:hAnsi="Times New Roman" w:cs="Times New Roman"/>
          <w:bCs/>
        </w:rPr>
        <w:t>,</w:t>
      </w:r>
      <w:r w:rsidR="00F11922">
        <w:rPr>
          <w:rFonts w:ascii="Times New Roman" w:hAnsi="Times New Roman" w:cs="Times New Roman"/>
          <w:bCs/>
        </w:rPr>
        <w:t xml:space="preserve"> or </w:t>
      </w:r>
      <w:r w:rsidR="007B2602">
        <w:rPr>
          <w:rFonts w:ascii="Times New Roman" w:hAnsi="Times New Roman" w:cs="Times New Roman"/>
          <w:bCs/>
        </w:rPr>
        <w:t>species driven interaction turnover</w:t>
      </w:r>
      <w:r w:rsidR="00C90A8F">
        <w:rPr>
          <w:rFonts w:ascii="Times New Roman" w:hAnsi="Times New Roman" w:cs="Times New Roman"/>
          <w:bCs/>
        </w:rPr>
        <w:t xml:space="preserve">, in contrast to </w:t>
      </w:r>
      <w:r w:rsidR="008F7EAA">
        <w:rPr>
          <w:rFonts w:ascii="Times New Roman" w:hAnsi="Times New Roman" w:cs="Times New Roman"/>
          <w:bCs/>
        </w:rPr>
        <w:t xml:space="preserve">a </w:t>
      </w:r>
      <w:r w:rsidR="00C90A8F">
        <w:rPr>
          <w:rFonts w:ascii="Times New Roman" w:hAnsi="Times New Roman" w:cs="Times New Roman"/>
          <w:bCs/>
        </w:rPr>
        <w:t>previous stud</w:t>
      </w:r>
      <w:r w:rsidR="008F7EAA">
        <w:rPr>
          <w:rFonts w:ascii="Times New Roman" w:hAnsi="Times New Roman" w:cs="Times New Roman"/>
          <w:bCs/>
        </w:rPr>
        <w:t xml:space="preserve">y </w:t>
      </w:r>
      <w:r w:rsidR="00BC1156">
        <w:rPr>
          <w:rFonts w:ascii="Times New Roman" w:hAnsi="Times New Roman" w:cs="Times New Roman"/>
        </w:rPr>
        <w:t>conducted a study at a larger spatial scale</w:t>
      </w:r>
      <w:r w:rsidR="008F7EAA">
        <w:rPr>
          <w:rFonts w:ascii="Times New Roman" w:hAnsi="Times New Roman" w:cs="Times New Roman"/>
        </w:rPr>
        <w:t xml:space="preserve"> (</w:t>
      </w:r>
      <w:proofErr w:type="spellStart"/>
      <w:r w:rsidR="008F7EAA" w:rsidRPr="00B033D4">
        <w:rPr>
          <w:rFonts w:ascii="Times New Roman" w:hAnsi="Times New Roman" w:cs="Times New Roman"/>
        </w:rPr>
        <w:t>Trøjelsgaard</w:t>
      </w:r>
      <w:proofErr w:type="spellEnd"/>
      <w:r w:rsidR="008F7EAA">
        <w:rPr>
          <w:rFonts w:ascii="Times New Roman" w:hAnsi="Times New Roman" w:cs="Times New Roman"/>
        </w:rPr>
        <w:t xml:space="preserve"> et al. 2015)</w:t>
      </w:r>
      <w:r w:rsidR="00BC1156">
        <w:rPr>
          <w:rFonts w:ascii="Times New Roman" w:hAnsi="Times New Roman" w:cs="Times New Roman"/>
          <w:bCs/>
        </w:rPr>
        <w:t xml:space="preserve">, </w:t>
      </w:r>
      <w:r w:rsidR="008F7EAA">
        <w:rPr>
          <w:rFonts w:ascii="Times New Roman" w:hAnsi="Times New Roman" w:cs="Times New Roman"/>
          <w:bCs/>
        </w:rPr>
        <w:t xml:space="preserve">again </w:t>
      </w:r>
      <w:r w:rsidR="00BC1156">
        <w:rPr>
          <w:rFonts w:ascii="Times New Roman" w:hAnsi="Times New Roman" w:cs="Times New Roman"/>
          <w:bCs/>
        </w:rPr>
        <w:t>suggesting that geographical effects</w:t>
      </w:r>
      <w:r w:rsidR="00C90A8F">
        <w:rPr>
          <w:rFonts w:ascii="Times New Roman" w:hAnsi="Times New Roman" w:cs="Times New Roman"/>
          <w:bCs/>
        </w:rPr>
        <w:t xml:space="preserve"> occur at larger spatial scales than the 50km scale of the present study. </w:t>
      </w:r>
      <w:r w:rsidR="00BA7452">
        <w:rPr>
          <w:rFonts w:ascii="Times New Roman" w:hAnsi="Times New Roman" w:cs="Times New Roman"/>
          <w:bCs/>
        </w:rPr>
        <w:t xml:space="preserve">However, </w:t>
      </w:r>
      <w:r w:rsidR="00276A3E">
        <w:rPr>
          <w:rFonts w:ascii="Times New Roman" w:hAnsi="Times New Roman" w:cs="Times New Roman"/>
          <w:bCs/>
        </w:rPr>
        <w:t xml:space="preserve">increasing </w:t>
      </w:r>
      <w:r w:rsidR="00F11922">
        <w:rPr>
          <w:rFonts w:ascii="Times New Roman" w:hAnsi="Times New Roman" w:cs="Times New Roman"/>
          <w:bCs/>
        </w:rPr>
        <w:t>environmental dissimilarity had a strong effect</w:t>
      </w:r>
      <w:r w:rsidR="00BA7452">
        <w:rPr>
          <w:rFonts w:ascii="Times New Roman" w:hAnsi="Times New Roman" w:cs="Times New Roman"/>
          <w:bCs/>
        </w:rPr>
        <w:t xml:space="preserve">, </w:t>
      </w:r>
      <w:r w:rsidR="00F11922">
        <w:rPr>
          <w:rFonts w:ascii="Times New Roman" w:hAnsi="Times New Roman" w:cs="Times New Roman"/>
          <w:bCs/>
        </w:rPr>
        <w:t xml:space="preserve">increasing the proportion of species driven </w:t>
      </w:r>
      <w:r w:rsidR="00F11922">
        <w:rPr>
          <w:rFonts w:ascii="Times New Roman" w:hAnsi="Times New Roman" w:cs="Times New Roman"/>
          <w:bCs/>
        </w:rPr>
        <w:lastRenderedPageBreak/>
        <w:t>turnover and decreasing the rewiring contribution</w:t>
      </w:r>
      <w:r w:rsidR="00BA7452">
        <w:rPr>
          <w:rFonts w:ascii="Times New Roman" w:hAnsi="Times New Roman" w:cs="Times New Roman"/>
          <w:bCs/>
        </w:rPr>
        <w:t>. T</w:t>
      </w:r>
      <w:r w:rsidR="00B4457E">
        <w:rPr>
          <w:rFonts w:ascii="Times New Roman" w:hAnsi="Times New Roman" w:cs="Times New Roman"/>
          <w:bCs/>
        </w:rPr>
        <w:t>he contribution of rewiring more than halves across the</w:t>
      </w:r>
      <w:r w:rsidR="00F11922" w:rsidRPr="00F11922">
        <w:rPr>
          <w:rFonts w:ascii="Times New Roman" w:hAnsi="Times New Roman" w:cs="Times New Roman"/>
          <w:bCs/>
        </w:rPr>
        <w:t xml:space="preserve"> </w:t>
      </w:r>
      <w:r w:rsidR="00911D25">
        <w:rPr>
          <w:rFonts w:ascii="Times New Roman" w:hAnsi="Times New Roman" w:cs="Times New Roman"/>
          <w:bCs/>
        </w:rPr>
        <w:t xml:space="preserve">anthropogenic </w:t>
      </w:r>
      <w:r w:rsidR="00F11922">
        <w:rPr>
          <w:rFonts w:ascii="Times New Roman" w:hAnsi="Times New Roman" w:cs="Times New Roman"/>
          <w:bCs/>
        </w:rPr>
        <w:t xml:space="preserve">dissimilarity </w:t>
      </w:r>
      <w:r w:rsidR="00911D25">
        <w:rPr>
          <w:rFonts w:ascii="Times New Roman" w:hAnsi="Times New Roman" w:cs="Times New Roman"/>
          <w:bCs/>
        </w:rPr>
        <w:t>gradient: rewiring contributes ~25% at low anthropogenic dissimilarity but less than 10% at high anthropogenic dissimilarity</w:t>
      </w:r>
      <w:r w:rsidR="00F11922">
        <w:rPr>
          <w:rFonts w:ascii="Times New Roman" w:hAnsi="Times New Roman" w:cs="Times New Roman"/>
          <w:bCs/>
        </w:rPr>
        <w:t xml:space="preserve">. </w:t>
      </w:r>
      <w:r w:rsidR="00080649" w:rsidRPr="00080649">
        <w:rPr>
          <w:rFonts w:ascii="Times New Roman" w:hAnsi="Times New Roman" w:cs="Times New Roman"/>
          <w:bCs/>
        </w:rPr>
        <w:t xml:space="preserve">Disaggregating </w:t>
      </w:r>
      <w:r w:rsidR="00911D25">
        <w:rPr>
          <w:rFonts w:ascii="Times New Roman" w:hAnsi="Times New Roman" w:cs="Times New Roman"/>
          <w:bCs/>
        </w:rPr>
        <w:t>species driven interaction turnover</w:t>
      </w:r>
      <w:r w:rsidR="00911D25" w:rsidRPr="00080649">
        <w:rPr>
          <w:rFonts w:ascii="Times New Roman" w:hAnsi="Times New Roman" w:cs="Times New Roman"/>
          <w:bCs/>
        </w:rPr>
        <w:t xml:space="preserve"> </w:t>
      </w:r>
      <w:r w:rsidR="00911D25">
        <w:rPr>
          <w:rFonts w:ascii="Times New Roman" w:hAnsi="Times New Roman" w:cs="Times New Roman"/>
          <w:bCs/>
        </w:rPr>
        <w:t xml:space="preserve">into its respective components </w:t>
      </w:r>
      <w:r w:rsidR="00080649" w:rsidRPr="00080649">
        <w:rPr>
          <w:rFonts w:ascii="Times New Roman" w:hAnsi="Times New Roman" w:cs="Times New Roman"/>
          <w:bCs/>
        </w:rPr>
        <w:t xml:space="preserve">reveals that plant species turnover </w:t>
      </w:r>
      <w:r w:rsidR="00280404">
        <w:rPr>
          <w:rFonts w:ascii="Times New Roman" w:hAnsi="Times New Roman" w:cs="Times New Roman"/>
          <w:bCs/>
        </w:rPr>
        <w:t>account</w:t>
      </w:r>
      <w:r w:rsidR="00911D25">
        <w:rPr>
          <w:rFonts w:ascii="Times New Roman" w:hAnsi="Times New Roman" w:cs="Times New Roman"/>
          <w:bCs/>
        </w:rPr>
        <w:t>s</w:t>
      </w:r>
      <w:r w:rsidR="00280404">
        <w:rPr>
          <w:rFonts w:ascii="Times New Roman" w:hAnsi="Times New Roman" w:cs="Times New Roman"/>
          <w:bCs/>
        </w:rPr>
        <w:t xml:space="preserve"> for 70% of all </w:t>
      </w:r>
      <w:r w:rsidR="00A45BFC">
        <w:rPr>
          <w:rFonts w:ascii="Times New Roman" w:hAnsi="Times New Roman" w:cs="Times New Roman"/>
          <w:bCs/>
        </w:rPr>
        <w:t xml:space="preserve">species driven </w:t>
      </w:r>
      <w:r w:rsidR="00280404">
        <w:rPr>
          <w:rFonts w:ascii="Times New Roman" w:hAnsi="Times New Roman" w:cs="Times New Roman"/>
          <w:bCs/>
        </w:rPr>
        <w:t>interaction turnover</w:t>
      </w:r>
      <w:r w:rsidR="00080649" w:rsidRPr="00080649">
        <w:rPr>
          <w:rFonts w:ascii="Times New Roman" w:hAnsi="Times New Roman" w:cs="Times New Roman"/>
          <w:bCs/>
        </w:rPr>
        <w:t>, the reverse of previous studies in more natural areas</w:t>
      </w:r>
      <w:r w:rsidR="00F11922">
        <w:rPr>
          <w:rFonts w:ascii="Times New Roman" w:hAnsi="Times New Roman" w:cs="Times New Roman"/>
          <w:bCs/>
        </w:rPr>
        <w:t xml:space="preserve"> (</w:t>
      </w:r>
      <w:proofErr w:type="spellStart"/>
      <w:r w:rsidR="00F11922" w:rsidRPr="00B033D4">
        <w:rPr>
          <w:rFonts w:ascii="Times New Roman" w:hAnsi="Times New Roman" w:cs="Times New Roman"/>
        </w:rPr>
        <w:t>Trøjelsgaard</w:t>
      </w:r>
      <w:proofErr w:type="spellEnd"/>
      <w:r w:rsidR="00F11922">
        <w:rPr>
          <w:rFonts w:ascii="Times New Roman" w:hAnsi="Times New Roman" w:cs="Times New Roman"/>
        </w:rPr>
        <w:t xml:space="preserve"> et al. 2015)</w:t>
      </w:r>
      <w:r w:rsidR="00080649" w:rsidRPr="00080649">
        <w:rPr>
          <w:rFonts w:ascii="Times New Roman" w:hAnsi="Times New Roman" w:cs="Times New Roman"/>
          <w:bCs/>
        </w:rPr>
        <w:t>, suggesting that in urban and agricultural environments</w:t>
      </w:r>
      <w:r w:rsidR="008F7EAA">
        <w:rPr>
          <w:rFonts w:ascii="Times New Roman" w:hAnsi="Times New Roman" w:cs="Times New Roman"/>
          <w:bCs/>
        </w:rPr>
        <w:t>, where the native plant species pool is supplemented with non-natives,</w:t>
      </w:r>
      <w:r w:rsidR="00080649" w:rsidRPr="00080649">
        <w:rPr>
          <w:rFonts w:ascii="Times New Roman" w:hAnsi="Times New Roman" w:cs="Times New Roman"/>
          <w:bCs/>
        </w:rPr>
        <w:t xml:space="preserve"> plant driven turnover </w:t>
      </w:r>
      <w:r w:rsidR="002C75D6">
        <w:rPr>
          <w:rFonts w:ascii="Times New Roman" w:hAnsi="Times New Roman" w:cs="Times New Roman"/>
          <w:bCs/>
        </w:rPr>
        <w:t>is</w:t>
      </w:r>
      <w:r w:rsidR="00080649" w:rsidRPr="00080649">
        <w:rPr>
          <w:rFonts w:ascii="Times New Roman" w:hAnsi="Times New Roman" w:cs="Times New Roman"/>
          <w:bCs/>
        </w:rPr>
        <w:t xml:space="preserve"> </w:t>
      </w:r>
      <w:r w:rsidR="00B33AC5">
        <w:rPr>
          <w:rFonts w:ascii="Times New Roman" w:hAnsi="Times New Roman" w:cs="Times New Roman"/>
          <w:bCs/>
        </w:rPr>
        <w:t xml:space="preserve">the </w:t>
      </w:r>
      <w:r w:rsidR="00080649" w:rsidRPr="00080649">
        <w:rPr>
          <w:rFonts w:ascii="Times New Roman" w:hAnsi="Times New Roman" w:cs="Times New Roman"/>
          <w:bCs/>
        </w:rPr>
        <w:t>dominant</w:t>
      </w:r>
      <w:r w:rsidR="00B33AC5">
        <w:rPr>
          <w:rFonts w:ascii="Times New Roman" w:hAnsi="Times New Roman" w:cs="Times New Roman"/>
          <w:bCs/>
        </w:rPr>
        <w:t xml:space="preserve"> driver of network β-diversity</w:t>
      </w:r>
      <w:r w:rsidR="00080649" w:rsidRPr="00080649">
        <w:rPr>
          <w:rFonts w:ascii="Times New Roman" w:hAnsi="Times New Roman" w:cs="Times New Roman"/>
          <w:bCs/>
        </w:rPr>
        <w:t xml:space="preserve">. </w:t>
      </w:r>
    </w:p>
    <w:p w14:paraId="61E2E4FD" w14:textId="4B1D7E75" w:rsidR="00080649" w:rsidRDefault="008F7EAA" w:rsidP="00080649">
      <w:pPr>
        <w:spacing w:line="480" w:lineRule="auto"/>
        <w:rPr>
          <w:rFonts w:ascii="Times New Roman" w:hAnsi="Times New Roman" w:cs="Times New Roman"/>
          <w:bCs/>
        </w:rPr>
      </w:pPr>
      <w:r>
        <w:rPr>
          <w:rFonts w:ascii="Times New Roman" w:hAnsi="Times New Roman" w:cs="Times New Roman"/>
          <w:bCs/>
        </w:rPr>
        <w:t>Plants and pollinators appear to be</w:t>
      </w:r>
      <w:r w:rsidR="00B15391">
        <w:rPr>
          <w:rFonts w:ascii="Times New Roman" w:hAnsi="Times New Roman" w:cs="Times New Roman"/>
          <w:bCs/>
        </w:rPr>
        <w:t xml:space="preserve"> affected</w:t>
      </w:r>
      <w:r>
        <w:rPr>
          <w:rFonts w:ascii="Times New Roman" w:hAnsi="Times New Roman" w:cs="Times New Roman"/>
          <w:bCs/>
        </w:rPr>
        <w:t xml:space="preserve"> differently by anthropogenic dissimilarity</w:t>
      </w:r>
      <w:r w:rsidR="00080649" w:rsidRPr="00080649">
        <w:rPr>
          <w:rFonts w:ascii="Times New Roman" w:hAnsi="Times New Roman" w:cs="Times New Roman"/>
          <w:bCs/>
        </w:rPr>
        <w:t>, with a peak for pollinator driven</w:t>
      </w:r>
      <w:r w:rsidR="002C75D6">
        <w:rPr>
          <w:rFonts w:ascii="Times New Roman" w:hAnsi="Times New Roman" w:cs="Times New Roman"/>
          <w:bCs/>
        </w:rPr>
        <w:t xml:space="preserve"> interaction</w:t>
      </w:r>
      <w:r w:rsidR="00080649" w:rsidRPr="00080649">
        <w:rPr>
          <w:rFonts w:ascii="Times New Roman" w:hAnsi="Times New Roman" w:cs="Times New Roman"/>
          <w:bCs/>
        </w:rPr>
        <w:t xml:space="preserve"> turnover at low gradient dissimilarity</w:t>
      </w:r>
      <w:r w:rsidR="002C75D6">
        <w:rPr>
          <w:rFonts w:ascii="Times New Roman" w:hAnsi="Times New Roman" w:cs="Times New Roman"/>
          <w:bCs/>
        </w:rPr>
        <w:t xml:space="preserve"> </w:t>
      </w:r>
      <w:r w:rsidR="00080649" w:rsidRPr="00080649">
        <w:rPr>
          <w:rFonts w:ascii="Times New Roman" w:hAnsi="Times New Roman" w:cs="Times New Roman"/>
          <w:bCs/>
        </w:rPr>
        <w:t>while the peak for plant driven</w:t>
      </w:r>
      <w:r w:rsidR="002C75D6">
        <w:rPr>
          <w:rFonts w:ascii="Times New Roman" w:hAnsi="Times New Roman" w:cs="Times New Roman"/>
          <w:bCs/>
        </w:rPr>
        <w:t xml:space="preserve"> interaction</w:t>
      </w:r>
      <w:r w:rsidR="00080649" w:rsidRPr="00080649">
        <w:rPr>
          <w:rFonts w:ascii="Times New Roman" w:hAnsi="Times New Roman" w:cs="Times New Roman"/>
          <w:bCs/>
        </w:rPr>
        <w:t xml:space="preserve"> turnover occurred at medium levels of gradient dissimilarity.</w:t>
      </w:r>
      <w:r w:rsidR="002C75D6">
        <w:rPr>
          <w:rFonts w:ascii="Times New Roman" w:hAnsi="Times New Roman" w:cs="Times New Roman"/>
          <w:bCs/>
        </w:rPr>
        <w:t xml:space="preserve"> </w:t>
      </w:r>
      <w:r w:rsidR="00B15391">
        <w:rPr>
          <w:rFonts w:ascii="Times New Roman" w:hAnsi="Times New Roman" w:cs="Times New Roman"/>
          <w:bCs/>
        </w:rPr>
        <w:t xml:space="preserve">This is consistent with the respective responses of the plant and pollinator communities to anthropogenic dissimilarity. Plant community dissimilarity is more strongly correlated to anthropogenic dissimilarity than the pollinator community is, and thus we should expect the proportion of plant driven interaction turnover to increase as anthropogenic dissimilarity increases. </w:t>
      </w:r>
      <w:r w:rsidR="002C75D6">
        <w:rPr>
          <w:rFonts w:ascii="Times New Roman" w:hAnsi="Times New Roman" w:cs="Times New Roman"/>
          <w:bCs/>
        </w:rPr>
        <w:t>A</w:t>
      </w:r>
      <w:r w:rsidR="00280404" w:rsidRPr="00280404">
        <w:rPr>
          <w:rFonts w:ascii="Times New Roman" w:hAnsi="Times New Roman" w:cs="Times New Roman"/>
          <w:bCs/>
        </w:rPr>
        <w:t xml:space="preserve"> </w:t>
      </w:r>
      <w:r w:rsidR="00280404">
        <w:rPr>
          <w:rFonts w:ascii="Times New Roman" w:hAnsi="Times New Roman" w:cs="Times New Roman"/>
          <w:bCs/>
        </w:rPr>
        <w:t>weak</w:t>
      </w:r>
      <w:r w:rsidR="002C75D6">
        <w:rPr>
          <w:rFonts w:ascii="Times New Roman" w:hAnsi="Times New Roman" w:cs="Times New Roman"/>
          <w:bCs/>
        </w:rPr>
        <w:t xml:space="preserve"> </w:t>
      </w:r>
      <w:r w:rsidR="00280404">
        <w:rPr>
          <w:rFonts w:ascii="Times New Roman" w:hAnsi="Times New Roman" w:cs="Times New Roman"/>
          <w:bCs/>
        </w:rPr>
        <w:t xml:space="preserve">positive </w:t>
      </w:r>
      <w:r w:rsidR="002C75D6">
        <w:rPr>
          <w:rFonts w:ascii="Times New Roman" w:hAnsi="Times New Roman" w:cs="Times New Roman"/>
          <w:bCs/>
        </w:rPr>
        <w:t>effect of environmental dissimilarity on</w:t>
      </w:r>
      <w:r w:rsidR="00280404">
        <w:rPr>
          <w:rFonts w:ascii="Times New Roman" w:hAnsi="Times New Roman" w:cs="Times New Roman"/>
          <w:bCs/>
        </w:rPr>
        <w:t xml:space="preserve"> plant &amp; pollinator driven interaction turnover existed, meaning </w:t>
      </w:r>
      <w:r w:rsidR="00F25CDA">
        <w:rPr>
          <w:rFonts w:ascii="Times New Roman" w:hAnsi="Times New Roman" w:cs="Times New Roman"/>
          <w:bCs/>
        </w:rPr>
        <w:t>a complete substitution of both plants and pollinators accounted for an increasing fraction of species driven turnover</w:t>
      </w:r>
      <w:r w:rsidR="00280404">
        <w:rPr>
          <w:rFonts w:ascii="Times New Roman" w:hAnsi="Times New Roman" w:cs="Times New Roman"/>
          <w:bCs/>
        </w:rPr>
        <w:t xml:space="preserve"> in landscapes with increasingly different compositions.</w:t>
      </w:r>
      <w:r w:rsidR="00533B2A">
        <w:rPr>
          <w:rFonts w:ascii="Times New Roman" w:hAnsi="Times New Roman" w:cs="Times New Roman"/>
          <w:bCs/>
        </w:rPr>
        <w:t xml:space="preserve"> </w:t>
      </w:r>
      <w:r w:rsidR="007F42C7">
        <w:rPr>
          <w:rFonts w:ascii="Times New Roman" w:hAnsi="Times New Roman" w:cs="Times New Roman"/>
          <w:bCs/>
        </w:rPr>
        <w:t xml:space="preserve">In the Canary Islands, </w:t>
      </w:r>
      <w:proofErr w:type="spellStart"/>
      <w:r w:rsidR="00533B2A" w:rsidRPr="00B033D4">
        <w:rPr>
          <w:rFonts w:ascii="Times New Roman" w:hAnsi="Times New Roman" w:cs="Times New Roman"/>
        </w:rPr>
        <w:t>Trøjelsgaard</w:t>
      </w:r>
      <w:proofErr w:type="spellEnd"/>
      <w:r w:rsidR="00533B2A">
        <w:rPr>
          <w:rFonts w:ascii="Times New Roman" w:hAnsi="Times New Roman" w:cs="Times New Roman"/>
        </w:rPr>
        <w:t xml:space="preserve"> et al (2015)</w:t>
      </w:r>
      <w:r w:rsidR="00533B2A">
        <w:rPr>
          <w:rFonts w:ascii="Times New Roman" w:hAnsi="Times New Roman" w:cs="Times New Roman"/>
          <w:bCs/>
        </w:rPr>
        <w:t xml:space="preserve"> found that </w:t>
      </w:r>
      <w:r w:rsidR="00F25CDA">
        <w:rPr>
          <w:rFonts w:ascii="Times New Roman" w:hAnsi="Times New Roman" w:cs="Times New Roman"/>
          <w:bCs/>
        </w:rPr>
        <w:t xml:space="preserve">these entirely </w:t>
      </w:r>
      <w:r w:rsidR="00533B2A">
        <w:rPr>
          <w:rFonts w:ascii="Times New Roman" w:hAnsi="Times New Roman" w:cs="Times New Roman"/>
          <w:bCs/>
        </w:rPr>
        <w:t xml:space="preserve">novel interactions </w:t>
      </w:r>
      <w:r w:rsidR="00A14AB4">
        <w:rPr>
          <w:rFonts w:ascii="Times New Roman" w:hAnsi="Times New Roman" w:cs="Times New Roman"/>
          <w:bCs/>
        </w:rPr>
        <w:t>dominate interaction turnover at regional spatial scales, yet in</w:t>
      </w:r>
      <w:r w:rsidR="00F25CDA">
        <w:rPr>
          <w:rFonts w:ascii="Times New Roman" w:hAnsi="Times New Roman" w:cs="Times New Roman"/>
          <w:bCs/>
        </w:rPr>
        <w:t xml:space="preserve"> strongly contrasting anthropogenic landscapes complete substitution only account for ~25% of interaction turnover</w:t>
      </w:r>
      <w:r w:rsidR="00166B59">
        <w:rPr>
          <w:rFonts w:ascii="Times New Roman" w:hAnsi="Times New Roman" w:cs="Times New Roman"/>
          <w:bCs/>
        </w:rPr>
        <w:t xml:space="preserve">. Thus, while the anthropogenic gradients likely impose habitat filtering effects resulting in complete substitution and novel interactions, the </w:t>
      </w:r>
      <w:r w:rsidR="007F42C7">
        <w:rPr>
          <w:rFonts w:ascii="Times New Roman" w:hAnsi="Times New Roman" w:cs="Times New Roman"/>
          <w:bCs/>
        </w:rPr>
        <w:t>strength of the anthropogenic filtering effect is not as strong as island biogeographic dispersal limitation and habitat filtering.</w:t>
      </w:r>
    </w:p>
    <w:p w14:paraId="10D49DF0" w14:textId="1CDFEC32" w:rsidR="00080649" w:rsidRPr="003B7DE6" w:rsidRDefault="00280404" w:rsidP="003B7DE6">
      <w:pPr>
        <w:spacing w:line="480" w:lineRule="auto"/>
        <w:rPr>
          <w:rFonts w:ascii="Times New Roman" w:hAnsi="Times New Roman" w:cs="Times New Roman"/>
          <w:bCs/>
        </w:rPr>
      </w:pPr>
      <w:r>
        <w:rPr>
          <w:rFonts w:ascii="Times New Roman" w:hAnsi="Times New Roman" w:cs="Times New Roman"/>
          <w:bCs/>
        </w:rPr>
        <w:t xml:space="preserve">Networks can only be different due to interaction turnover, so when studying network </w:t>
      </w:r>
      <w:r w:rsidR="00D1410A">
        <w:rPr>
          <w:rFonts w:ascii="Times New Roman" w:hAnsi="Times New Roman" w:cs="Times New Roman"/>
          <w:bCs/>
        </w:rPr>
        <w:t>β-diversity</w:t>
      </w:r>
      <w:r>
        <w:rPr>
          <w:rFonts w:ascii="Times New Roman" w:hAnsi="Times New Roman" w:cs="Times New Roman"/>
          <w:bCs/>
        </w:rPr>
        <w:t xml:space="preserve">, it is useful to explore the </w:t>
      </w:r>
      <w:r w:rsidR="00B33AC5">
        <w:rPr>
          <w:rFonts w:ascii="Times New Roman" w:hAnsi="Times New Roman" w:cs="Times New Roman"/>
          <w:bCs/>
        </w:rPr>
        <w:t>components</w:t>
      </w:r>
      <w:r>
        <w:rPr>
          <w:rFonts w:ascii="Times New Roman" w:hAnsi="Times New Roman" w:cs="Times New Roman"/>
          <w:bCs/>
        </w:rPr>
        <w:t xml:space="preserve"> of interaction turnover to understand the reasons that networks are dissimilar. </w:t>
      </w:r>
      <w:proofErr w:type="spellStart"/>
      <w:r w:rsidR="00166B59" w:rsidRPr="00B033D4">
        <w:rPr>
          <w:rFonts w:ascii="Times New Roman" w:hAnsi="Times New Roman" w:cs="Times New Roman"/>
        </w:rPr>
        <w:t>Trøjelsgaard</w:t>
      </w:r>
      <w:proofErr w:type="spellEnd"/>
      <w:r w:rsidR="00166B59">
        <w:rPr>
          <w:rFonts w:ascii="Times New Roman" w:hAnsi="Times New Roman" w:cs="Times New Roman"/>
        </w:rPr>
        <w:t xml:space="preserve"> et al (2015)</w:t>
      </w:r>
      <w:r w:rsidR="00166B59">
        <w:rPr>
          <w:rFonts w:ascii="Times New Roman" w:hAnsi="Times New Roman" w:cs="Times New Roman"/>
          <w:bCs/>
        </w:rPr>
        <w:t xml:space="preserve"> documented how spatial distance correlates with the components of interaction turnover and here w</w:t>
      </w:r>
      <w:r w:rsidR="004F47DD">
        <w:rPr>
          <w:rFonts w:ascii="Times New Roman" w:hAnsi="Times New Roman" w:cs="Times New Roman"/>
          <w:bCs/>
        </w:rPr>
        <w:t xml:space="preserve">e </w:t>
      </w:r>
      <w:r w:rsidR="00166B59">
        <w:rPr>
          <w:rFonts w:ascii="Times New Roman" w:hAnsi="Times New Roman" w:cs="Times New Roman"/>
          <w:bCs/>
        </w:rPr>
        <w:t>added</w:t>
      </w:r>
      <w:r w:rsidR="00276A3E">
        <w:rPr>
          <w:rFonts w:ascii="Times New Roman" w:hAnsi="Times New Roman" w:cs="Times New Roman"/>
          <w:bCs/>
        </w:rPr>
        <w:t xml:space="preserve"> </w:t>
      </w:r>
      <w:r w:rsidR="00166B59">
        <w:rPr>
          <w:rFonts w:ascii="Times New Roman" w:hAnsi="Times New Roman" w:cs="Times New Roman"/>
          <w:bCs/>
        </w:rPr>
        <w:t xml:space="preserve">to the biogeographical network beta diversity literature by </w:t>
      </w:r>
      <w:r w:rsidR="00166B59">
        <w:rPr>
          <w:rFonts w:ascii="Times New Roman" w:hAnsi="Times New Roman" w:cs="Times New Roman"/>
          <w:bCs/>
        </w:rPr>
        <w:lastRenderedPageBreak/>
        <w:t>exploring how anthropogenic induced environmental gradients structure the drivers of interaction turnover.</w:t>
      </w:r>
    </w:p>
    <w:p w14:paraId="78C3F681" w14:textId="6362167F" w:rsidR="00080649" w:rsidRPr="00A331AA" w:rsidRDefault="00080649" w:rsidP="00D1164B">
      <w:pPr>
        <w:pStyle w:val="Heading2"/>
        <w:numPr>
          <w:ilvl w:val="0"/>
          <w:numId w:val="20"/>
        </w:numPr>
        <w:spacing w:after="120" w:line="360" w:lineRule="auto"/>
        <w:ind w:left="714" w:hanging="357"/>
        <w:rPr>
          <w:rFonts w:ascii="Times New Roman" w:hAnsi="Times New Roman" w:cs="Times New Roman"/>
          <w:color w:val="000000" w:themeColor="text1"/>
          <w:sz w:val="24"/>
          <w:szCs w:val="24"/>
        </w:rPr>
      </w:pPr>
      <w:r w:rsidRPr="00A331AA">
        <w:rPr>
          <w:rFonts w:ascii="Times New Roman" w:hAnsi="Times New Roman" w:cs="Times New Roman"/>
          <w:color w:val="000000" w:themeColor="text1"/>
          <w:sz w:val="24"/>
          <w:szCs w:val="24"/>
        </w:rPr>
        <w:t>Predicting Interaction Turnover</w:t>
      </w:r>
    </w:p>
    <w:p w14:paraId="63D3392E" w14:textId="63FFED3A" w:rsidR="007F42C7" w:rsidRDefault="00D1410A" w:rsidP="007B2602">
      <w:pPr>
        <w:spacing w:line="480" w:lineRule="auto"/>
        <w:rPr>
          <w:rFonts w:ascii="Times New Roman" w:hAnsi="Times New Roman" w:cs="Times New Roman"/>
          <w:bCs/>
        </w:rPr>
      </w:pPr>
      <w:r>
        <w:rPr>
          <w:rFonts w:ascii="Times New Roman" w:hAnsi="Times New Roman" w:cs="Times New Roman"/>
          <w:bCs/>
        </w:rPr>
        <w:t>Pairwise interactions have proven difficult to predict (</w:t>
      </w:r>
      <w:proofErr w:type="spellStart"/>
      <w:r>
        <w:rPr>
          <w:rFonts w:ascii="Times New Roman" w:hAnsi="Times New Roman" w:cs="Times New Roman"/>
          <w:bCs/>
        </w:rPr>
        <w:t>Burkle</w:t>
      </w:r>
      <w:proofErr w:type="spellEnd"/>
      <w:r>
        <w:rPr>
          <w:rFonts w:ascii="Times New Roman" w:hAnsi="Times New Roman" w:cs="Times New Roman"/>
          <w:bCs/>
        </w:rPr>
        <w:t xml:space="preserve"> &amp; </w:t>
      </w:r>
      <w:proofErr w:type="spellStart"/>
      <w:r>
        <w:rPr>
          <w:rFonts w:ascii="Times New Roman" w:hAnsi="Times New Roman" w:cs="Times New Roman"/>
          <w:bCs/>
        </w:rPr>
        <w:t>Alacron</w:t>
      </w:r>
      <w:proofErr w:type="spellEnd"/>
      <w:r>
        <w:rPr>
          <w:rFonts w:ascii="Times New Roman" w:hAnsi="Times New Roman" w:cs="Times New Roman"/>
          <w:bCs/>
        </w:rPr>
        <w:t xml:space="preserve"> 2011)</w:t>
      </w:r>
      <w:r w:rsidR="001C2445">
        <w:rPr>
          <w:rFonts w:ascii="Times New Roman" w:hAnsi="Times New Roman" w:cs="Times New Roman"/>
          <w:bCs/>
        </w:rPr>
        <w:t>.</w:t>
      </w:r>
      <w:r>
        <w:rPr>
          <w:rFonts w:ascii="Times New Roman" w:hAnsi="Times New Roman" w:cs="Times New Roman"/>
          <w:bCs/>
        </w:rPr>
        <w:t xml:space="preserve"> </w:t>
      </w:r>
      <w:r w:rsidR="001C2445">
        <w:rPr>
          <w:rFonts w:ascii="Times New Roman" w:hAnsi="Times New Roman" w:cs="Times New Roman"/>
          <w:bCs/>
        </w:rPr>
        <w:t>E</w:t>
      </w:r>
      <w:r>
        <w:rPr>
          <w:rFonts w:ascii="Times New Roman" w:hAnsi="Times New Roman" w:cs="Times New Roman"/>
          <w:bCs/>
        </w:rPr>
        <w:t>fforts</w:t>
      </w:r>
      <w:r w:rsidR="001C2445">
        <w:rPr>
          <w:rFonts w:ascii="Times New Roman" w:hAnsi="Times New Roman" w:cs="Times New Roman"/>
          <w:bCs/>
        </w:rPr>
        <w:t xml:space="preserve"> in the last decade have moved towards</w:t>
      </w:r>
      <w:r>
        <w:rPr>
          <w:rFonts w:ascii="Times New Roman" w:hAnsi="Times New Roman" w:cs="Times New Roman"/>
          <w:bCs/>
        </w:rPr>
        <w:t xml:space="preserve"> </w:t>
      </w:r>
      <w:r w:rsidR="001C2445">
        <w:rPr>
          <w:rFonts w:ascii="Times New Roman" w:hAnsi="Times New Roman" w:cs="Times New Roman"/>
          <w:bCs/>
        </w:rPr>
        <w:t>probabilistic</w:t>
      </w:r>
      <w:r>
        <w:rPr>
          <w:rFonts w:ascii="Times New Roman" w:hAnsi="Times New Roman" w:cs="Times New Roman"/>
          <w:bCs/>
        </w:rPr>
        <w:t xml:space="preserve"> models that generate </w:t>
      </w:r>
      <w:r w:rsidR="003B7DE6">
        <w:rPr>
          <w:rFonts w:ascii="Times New Roman" w:hAnsi="Times New Roman" w:cs="Times New Roman"/>
          <w:bCs/>
        </w:rPr>
        <w:t xml:space="preserve">both </w:t>
      </w:r>
      <w:r>
        <w:rPr>
          <w:rFonts w:ascii="Times New Roman" w:hAnsi="Times New Roman" w:cs="Times New Roman"/>
          <w:bCs/>
        </w:rPr>
        <w:t>interactions and networks</w:t>
      </w:r>
      <w:r w:rsidR="001C2445">
        <w:rPr>
          <w:rFonts w:ascii="Times New Roman" w:hAnsi="Times New Roman" w:cs="Times New Roman"/>
          <w:bCs/>
        </w:rPr>
        <w:t xml:space="preserve">, </w:t>
      </w:r>
      <w:r>
        <w:rPr>
          <w:rFonts w:ascii="Times New Roman" w:hAnsi="Times New Roman" w:cs="Times New Roman"/>
          <w:bCs/>
        </w:rPr>
        <w:t>mov</w:t>
      </w:r>
      <w:r w:rsidR="001C2445">
        <w:rPr>
          <w:rFonts w:ascii="Times New Roman" w:hAnsi="Times New Roman" w:cs="Times New Roman"/>
          <w:bCs/>
        </w:rPr>
        <w:t>ing</w:t>
      </w:r>
      <w:r>
        <w:rPr>
          <w:rFonts w:ascii="Times New Roman" w:hAnsi="Times New Roman" w:cs="Times New Roman"/>
          <w:bCs/>
        </w:rPr>
        <w:t xml:space="preserve"> the field beyond descriptions of network structure (</w:t>
      </w:r>
      <w:r w:rsidRPr="00D1410A">
        <w:rPr>
          <w:rFonts w:ascii="Times New Roman" w:hAnsi="Times New Roman" w:cs="Times New Roman"/>
          <w:bCs/>
        </w:rPr>
        <w:t>Strydom</w:t>
      </w:r>
      <w:r>
        <w:rPr>
          <w:rFonts w:ascii="Times New Roman" w:hAnsi="Times New Roman" w:cs="Times New Roman"/>
          <w:bCs/>
        </w:rPr>
        <w:t xml:space="preserve"> et al. 2021). Here, our aim was to explore </w:t>
      </w:r>
      <w:r w:rsidR="004F47DD">
        <w:rPr>
          <w:rFonts w:ascii="Times New Roman" w:hAnsi="Times New Roman" w:cs="Times New Roman"/>
          <w:bCs/>
        </w:rPr>
        <w:t>which</w:t>
      </w:r>
      <w:r>
        <w:rPr>
          <w:rFonts w:ascii="Times New Roman" w:hAnsi="Times New Roman" w:cs="Times New Roman"/>
          <w:bCs/>
        </w:rPr>
        <w:t xml:space="preserve"> variables (species-level, environmental, spatial) influence the turnover of interactions to </w:t>
      </w:r>
      <w:r w:rsidR="00A45BFC">
        <w:rPr>
          <w:rFonts w:ascii="Times New Roman" w:hAnsi="Times New Roman" w:cs="Times New Roman"/>
          <w:bCs/>
        </w:rPr>
        <w:t>highlight</w:t>
      </w:r>
      <w:r>
        <w:rPr>
          <w:rFonts w:ascii="Times New Roman" w:hAnsi="Times New Roman" w:cs="Times New Roman"/>
          <w:bCs/>
        </w:rPr>
        <w:t xml:space="preserve"> the data required by </w:t>
      </w:r>
      <w:r w:rsidR="001C2445">
        <w:rPr>
          <w:rFonts w:ascii="Times New Roman" w:hAnsi="Times New Roman" w:cs="Times New Roman"/>
          <w:bCs/>
        </w:rPr>
        <w:t>probabilistic</w:t>
      </w:r>
      <w:r>
        <w:rPr>
          <w:rFonts w:ascii="Times New Roman" w:hAnsi="Times New Roman" w:cs="Times New Roman"/>
          <w:bCs/>
        </w:rPr>
        <w:t xml:space="preserve"> models to accurately predict patterns of network </w:t>
      </w:r>
      <w:r w:rsidR="00BA7452">
        <w:rPr>
          <w:rFonts w:ascii="Times New Roman" w:hAnsi="Times New Roman" w:cs="Times New Roman"/>
          <w:bCs/>
        </w:rPr>
        <w:t>β-diversity</w:t>
      </w:r>
      <w:r>
        <w:rPr>
          <w:rFonts w:ascii="Times New Roman" w:hAnsi="Times New Roman" w:cs="Times New Roman"/>
          <w:bCs/>
        </w:rPr>
        <w:t>.</w:t>
      </w:r>
    </w:p>
    <w:p w14:paraId="011D30D2" w14:textId="799734F1" w:rsidR="00276A3E" w:rsidRDefault="00D1410A" w:rsidP="007B2602">
      <w:pPr>
        <w:spacing w:line="480" w:lineRule="auto"/>
        <w:rPr>
          <w:rFonts w:ascii="Times New Roman" w:hAnsi="Times New Roman" w:cs="Times New Roman"/>
          <w:bCs/>
        </w:rPr>
      </w:pPr>
      <w:r>
        <w:rPr>
          <w:rFonts w:ascii="Times New Roman" w:hAnsi="Times New Roman" w:cs="Times New Roman"/>
          <w:bCs/>
        </w:rPr>
        <w:t>We f</w:t>
      </w:r>
      <w:r w:rsidR="004F47DD">
        <w:rPr>
          <w:rFonts w:ascii="Times New Roman" w:hAnsi="Times New Roman" w:cs="Times New Roman"/>
          <w:bCs/>
        </w:rPr>
        <w:t>ou</w:t>
      </w:r>
      <w:r>
        <w:rPr>
          <w:rFonts w:ascii="Times New Roman" w:hAnsi="Times New Roman" w:cs="Times New Roman"/>
          <w:bCs/>
        </w:rPr>
        <w:t>nd that species driven interaction turnover, as opposed to rewiring, is</w:t>
      </w:r>
      <w:r w:rsidR="00276A3E">
        <w:rPr>
          <w:rFonts w:ascii="Times New Roman" w:hAnsi="Times New Roman" w:cs="Times New Roman"/>
          <w:bCs/>
        </w:rPr>
        <w:t xml:space="preserve"> difficult</w:t>
      </w:r>
      <w:r>
        <w:rPr>
          <w:rFonts w:ascii="Times New Roman" w:hAnsi="Times New Roman" w:cs="Times New Roman"/>
          <w:bCs/>
        </w:rPr>
        <w:t xml:space="preserve"> to predict</w:t>
      </w:r>
      <w:r w:rsidR="00276A3E">
        <w:rPr>
          <w:rFonts w:ascii="Times New Roman" w:hAnsi="Times New Roman" w:cs="Times New Roman"/>
          <w:bCs/>
        </w:rPr>
        <w:t xml:space="preserve"> without </w:t>
      </w:r>
      <w:r w:rsidR="003B7DE6">
        <w:rPr>
          <w:rFonts w:ascii="Times New Roman" w:hAnsi="Times New Roman" w:cs="Times New Roman"/>
          <w:bCs/>
        </w:rPr>
        <w:t>species level information</w:t>
      </w:r>
      <w:r>
        <w:rPr>
          <w:rFonts w:ascii="Times New Roman" w:hAnsi="Times New Roman" w:cs="Times New Roman"/>
          <w:bCs/>
        </w:rPr>
        <w:t>. The</w:t>
      </w:r>
      <w:r w:rsidR="00276A3E">
        <w:rPr>
          <w:rFonts w:ascii="Times New Roman" w:hAnsi="Times New Roman" w:cs="Times New Roman"/>
          <w:bCs/>
        </w:rPr>
        <w:t xml:space="preserve"> site variables and interaction properties </w:t>
      </w:r>
      <w:r w:rsidR="004F47DD">
        <w:rPr>
          <w:rFonts w:ascii="Times New Roman" w:hAnsi="Times New Roman" w:cs="Times New Roman"/>
          <w:bCs/>
        </w:rPr>
        <w:t xml:space="preserve">that we measured </w:t>
      </w:r>
      <w:r>
        <w:rPr>
          <w:rFonts w:ascii="Times New Roman" w:hAnsi="Times New Roman" w:cs="Times New Roman"/>
          <w:bCs/>
        </w:rPr>
        <w:t>provide</w:t>
      </w:r>
      <w:r w:rsidR="004F47DD">
        <w:rPr>
          <w:rFonts w:ascii="Times New Roman" w:hAnsi="Times New Roman" w:cs="Times New Roman"/>
          <w:bCs/>
        </w:rPr>
        <w:t>d</w:t>
      </w:r>
      <w:r>
        <w:rPr>
          <w:rFonts w:ascii="Times New Roman" w:hAnsi="Times New Roman" w:cs="Times New Roman"/>
          <w:bCs/>
        </w:rPr>
        <w:t xml:space="preserve"> little</w:t>
      </w:r>
      <w:r w:rsidR="00276A3E">
        <w:rPr>
          <w:rFonts w:ascii="Times New Roman" w:hAnsi="Times New Roman" w:cs="Times New Roman"/>
          <w:bCs/>
        </w:rPr>
        <w:t xml:space="preserve"> useful information </w:t>
      </w:r>
      <w:r w:rsidR="00910852">
        <w:rPr>
          <w:rFonts w:ascii="Times New Roman" w:hAnsi="Times New Roman" w:cs="Times New Roman"/>
          <w:bCs/>
        </w:rPr>
        <w:t xml:space="preserve">for predicting species driven interaction turnover. The inclusion of the </w:t>
      </w:r>
      <w:r w:rsidR="003B7DE6">
        <w:rPr>
          <w:rFonts w:ascii="Times New Roman" w:hAnsi="Times New Roman" w:cs="Times New Roman"/>
          <w:bCs/>
        </w:rPr>
        <w:t>species identities</w:t>
      </w:r>
      <w:r>
        <w:rPr>
          <w:rFonts w:ascii="Times New Roman" w:hAnsi="Times New Roman" w:cs="Times New Roman"/>
          <w:bCs/>
        </w:rPr>
        <w:t xml:space="preserve"> </w:t>
      </w:r>
      <w:r w:rsidR="00910852">
        <w:rPr>
          <w:rFonts w:ascii="Times New Roman" w:hAnsi="Times New Roman" w:cs="Times New Roman"/>
          <w:bCs/>
        </w:rPr>
        <w:t>and the site pair combination as random effects drastically improved prediction performances, indicating</w:t>
      </w:r>
      <w:r w:rsidR="003B7DE6" w:rsidRPr="003B7DE6">
        <w:rPr>
          <w:rFonts w:ascii="Times New Roman" w:hAnsi="Times New Roman" w:cs="Times New Roman"/>
          <w:bCs/>
        </w:rPr>
        <w:t xml:space="preserve"> </w:t>
      </w:r>
      <w:r w:rsidR="003B7DE6">
        <w:rPr>
          <w:rFonts w:ascii="Times New Roman" w:hAnsi="Times New Roman" w:cs="Times New Roman"/>
          <w:bCs/>
        </w:rPr>
        <w:t>that species specific variables</w:t>
      </w:r>
      <w:r w:rsidR="00910852">
        <w:rPr>
          <w:rFonts w:ascii="Times New Roman" w:hAnsi="Times New Roman" w:cs="Times New Roman"/>
          <w:bCs/>
        </w:rPr>
        <w:t xml:space="preserve"> </w:t>
      </w:r>
      <w:r w:rsidR="003B7DE6">
        <w:rPr>
          <w:rFonts w:ascii="Times New Roman" w:hAnsi="Times New Roman" w:cs="Times New Roman"/>
          <w:bCs/>
        </w:rPr>
        <w:t>are required to accurately predict species driven interaction turnover</w:t>
      </w:r>
      <w:r w:rsidR="00910852">
        <w:rPr>
          <w:rFonts w:ascii="Times New Roman" w:hAnsi="Times New Roman" w:cs="Times New Roman"/>
          <w:bCs/>
        </w:rPr>
        <w:t xml:space="preserve">. </w:t>
      </w:r>
      <w:r>
        <w:rPr>
          <w:rFonts w:ascii="Times New Roman" w:hAnsi="Times New Roman" w:cs="Times New Roman"/>
          <w:bCs/>
        </w:rPr>
        <w:t>As species driven turnover is the dominant driver of interaction turnover in spatially separated networks, f</w:t>
      </w:r>
      <w:r w:rsidR="00910852">
        <w:rPr>
          <w:rFonts w:ascii="Times New Roman" w:hAnsi="Times New Roman" w:cs="Times New Roman"/>
          <w:bCs/>
        </w:rPr>
        <w:t>urther work</w:t>
      </w:r>
      <w:r>
        <w:rPr>
          <w:rFonts w:ascii="Times New Roman" w:hAnsi="Times New Roman" w:cs="Times New Roman"/>
          <w:bCs/>
        </w:rPr>
        <w:t xml:space="preserve"> </w:t>
      </w:r>
      <w:r w:rsidR="003B7DE6">
        <w:rPr>
          <w:rFonts w:ascii="Times New Roman" w:hAnsi="Times New Roman" w:cs="Times New Roman"/>
          <w:bCs/>
        </w:rPr>
        <w:t>building probabilistic models</w:t>
      </w:r>
      <w:r>
        <w:rPr>
          <w:rFonts w:ascii="Times New Roman" w:hAnsi="Times New Roman" w:cs="Times New Roman"/>
          <w:bCs/>
        </w:rPr>
        <w:t xml:space="preserve"> </w:t>
      </w:r>
      <w:r w:rsidR="003B7DE6">
        <w:rPr>
          <w:rFonts w:ascii="Times New Roman" w:hAnsi="Times New Roman" w:cs="Times New Roman"/>
          <w:bCs/>
        </w:rPr>
        <w:t xml:space="preserve">to predict </w:t>
      </w:r>
      <w:r>
        <w:rPr>
          <w:rFonts w:ascii="Times New Roman" w:hAnsi="Times New Roman" w:cs="Times New Roman"/>
          <w:bCs/>
        </w:rPr>
        <w:t>network β-diversity would benefit from</w:t>
      </w:r>
      <w:r w:rsidR="00910852">
        <w:rPr>
          <w:rFonts w:ascii="Times New Roman" w:hAnsi="Times New Roman" w:cs="Times New Roman"/>
          <w:bCs/>
        </w:rPr>
        <w:t xml:space="preserve"> adopt</w:t>
      </w:r>
      <w:r>
        <w:rPr>
          <w:rFonts w:ascii="Times New Roman" w:hAnsi="Times New Roman" w:cs="Times New Roman"/>
          <w:bCs/>
        </w:rPr>
        <w:t>ing</w:t>
      </w:r>
      <w:r w:rsidR="00910852">
        <w:rPr>
          <w:rFonts w:ascii="Times New Roman" w:hAnsi="Times New Roman" w:cs="Times New Roman"/>
          <w:bCs/>
        </w:rPr>
        <w:t xml:space="preserve"> species distribution modelling practices, in particular joint species distribution models (</w:t>
      </w:r>
      <w:r w:rsidRPr="00D1410A">
        <w:rPr>
          <w:rFonts w:ascii="Times New Roman" w:hAnsi="Times New Roman" w:cs="Times New Roman"/>
          <w:bCs/>
          <w:color w:val="000000" w:themeColor="text1"/>
        </w:rPr>
        <w:t>Tikhonov et al.</w:t>
      </w:r>
      <w:r w:rsidR="00910852" w:rsidRPr="00D1410A">
        <w:rPr>
          <w:rFonts w:ascii="Times New Roman" w:hAnsi="Times New Roman" w:cs="Times New Roman"/>
          <w:bCs/>
          <w:color w:val="000000" w:themeColor="text1"/>
        </w:rPr>
        <w:t xml:space="preserve"> </w:t>
      </w:r>
      <w:r w:rsidRPr="00D1410A">
        <w:rPr>
          <w:rFonts w:ascii="Times New Roman" w:hAnsi="Times New Roman" w:cs="Times New Roman"/>
          <w:bCs/>
          <w:color w:val="000000" w:themeColor="text1"/>
        </w:rPr>
        <w:t>2017</w:t>
      </w:r>
      <w:r w:rsidR="00910852">
        <w:rPr>
          <w:rFonts w:ascii="Times New Roman" w:hAnsi="Times New Roman" w:cs="Times New Roman"/>
          <w:bCs/>
        </w:rPr>
        <w:t>)</w:t>
      </w:r>
      <w:r w:rsidR="003D058D">
        <w:rPr>
          <w:rFonts w:ascii="Times New Roman" w:hAnsi="Times New Roman" w:cs="Times New Roman"/>
          <w:bCs/>
        </w:rPr>
        <w:t xml:space="preserve"> and interaction distribution modelling (Gravel et al. 2019)</w:t>
      </w:r>
      <w:r w:rsidR="003B7DE6">
        <w:rPr>
          <w:rFonts w:ascii="Times New Roman" w:hAnsi="Times New Roman" w:cs="Times New Roman"/>
          <w:bCs/>
        </w:rPr>
        <w:t xml:space="preserve">. </w:t>
      </w:r>
      <w:r>
        <w:rPr>
          <w:rFonts w:ascii="Times New Roman" w:hAnsi="Times New Roman" w:cs="Times New Roman"/>
          <w:bCs/>
        </w:rPr>
        <w:t>As the</w:t>
      </w:r>
      <w:r w:rsidR="0025013E">
        <w:rPr>
          <w:rFonts w:ascii="Times New Roman" w:hAnsi="Times New Roman" w:cs="Times New Roman"/>
          <w:bCs/>
        </w:rPr>
        <w:t xml:space="preserve"> local</w:t>
      </w:r>
      <w:r>
        <w:rPr>
          <w:rFonts w:ascii="Times New Roman" w:hAnsi="Times New Roman" w:cs="Times New Roman"/>
          <w:bCs/>
        </w:rPr>
        <w:t xml:space="preserve"> species pool forms the basis of interaction networks, building probabilistic species pools based on spatially explicit distribution </w:t>
      </w:r>
      <w:r w:rsidR="0025013E">
        <w:rPr>
          <w:rFonts w:ascii="Times New Roman" w:hAnsi="Times New Roman" w:cs="Times New Roman"/>
          <w:bCs/>
        </w:rPr>
        <w:t>models</w:t>
      </w:r>
      <w:r>
        <w:rPr>
          <w:rFonts w:ascii="Times New Roman" w:hAnsi="Times New Roman" w:cs="Times New Roman"/>
          <w:bCs/>
        </w:rPr>
        <w:t xml:space="preserve"> is essential to </w:t>
      </w:r>
      <w:r w:rsidR="0025013E">
        <w:rPr>
          <w:rFonts w:ascii="Times New Roman" w:hAnsi="Times New Roman" w:cs="Times New Roman"/>
          <w:bCs/>
        </w:rPr>
        <w:t xml:space="preserve">predict </w:t>
      </w:r>
      <w:r>
        <w:rPr>
          <w:rFonts w:ascii="Times New Roman" w:hAnsi="Times New Roman" w:cs="Times New Roman"/>
          <w:bCs/>
        </w:rPr>
        <w:t>networks across space (</w:t>
      </w:r>
      <w:r w:rsidRPr="00D1410A">
        <w:rPr>
          <w:rFonts w:ascii="Times New Roman" w:hAnsi="Times New Roman" w:cs="Times New Roman"/>
          <w:bCs/>
        </w:rPr>
        <w:t>Strydom</w:t>
      </w:r>
      <w:r>
        <w:rPr>
          <w:rFonts w:ascii="Times New Roman" w:hAnsi="Times New Roman" w:cs="Times New Roman"/>
          <w:bCs/>
        </w:rPr>
        <w:t xml:space="preserve"> et al. 2021).</w:t>
      </w:r>
    </w:p>
    <w:p w14:paraId="2918F77F" w14:textId="4F27804B" w:rsidR="00D1410A" w:rsidRDefault="00296081" w:rsidP="007B2602">
      <w:pPr>
        <w:spacing w:line="480" w:lineRule="auto"/>
        <w:rPr>
          <w:rFonts w:ascii="Times New Roman" w:hAnsi="Times New Roman" w:cs="Times New Roman"/>
          <w:bCs/>
        </w:rPr>
      </w:pPr>
      <w:r>
        <w:rPr>
          <w:rFonts w:ascii="Times New Roman" w:hAnsi="Times New Roman" w:cs="Times New Roman"/>
          <w:bCs/>
        </w:rPr>
        <w:t xml:space="preserve">In contrast to species driven interaction turnover, it </w:t>
      </w:r>
      <w:r w:rsidR="001E6069">
        <w:rPr>
          <w:rFonts w:ascii="Times New Roman" w:hAnsi="Times New Roman" w:cs="Times New Roman"/>
          <w:bCs/>
        </w:rPr>
        <w:t xml:space="preserve">was </w:t>
      </w:r>
      <w:r>
        <w:rPr>
          <w:rFonts w:ascii="Times New Roman" w:hAnsi="Times New Roman" w:cs="Times New Roman"/>
          <w:bCs/>
        </w:rPr>
        <w:t xml:space="preserve">possible to predict interaction rewiring to a reasonable degree </w:t>
      </w:r>
      <w:r w:rsidR="00E621DA">
        <w:rPr>
          <w:rFonts w:ascii="Times New Roman" w:hAnsi="Times New Roman" w:cs="Times New Roman"/>
          <w:bCs/>
        </w:rPr>
        <w:t xml:space="preserve">of accuracy </w:t>
      </w:r>
      <w:r w:rsidR="00D1410A">
        <w:rPr>
          <w:rFonts w:ascii="Times New Roman" w:hAnsi="Times New Roman" w:cs="Times New Roman"/>
          <w:bCs/>
        </w:rPr>
        <w:t xml:space="preserve">with </w:t>
      </w:r>
      <w:r>
        <w:rPr>
          <w:rFonts w:ascii="Times New Roman" w:hAnsi="Times New Roman" w:cs="Times New Roman"/>
          <w:bCs/>
        </w:rPr>
        <w:t>site characteristics and interaction properties</w:t>
      </w:r>
      <w:r w:rsidR="00D1410A">
        <w:rPr>
          <w:rFonts w:ascii="Times New Roman" w:hAnsi="Times New Roman" w:cs="Times New Roman"/>
          <w:bCs/>
        </w:rPr>
        <w:t>. A</w:t>
      </w:r>
      <w:r w:rsidR="00080649" w:rsidRPr="00080649">
        <w:rPr>
          <w:rFonts w:ascii="Times New Roman" w:hAnsi="Times New Roman" w:cs="Times New Roman"/>
          <w:bCs/>
        </w:rPr>
        <w:t xml:space="preserve">verage interaction frequency was the most significant predictor of </w:t>
      </w:r>
      <w:r w:rsidR="00D1410A">
        <w:rPr>
          <w:rFonts w:ascii="Times New Roman" w:hAnsi="Times New Roman" w:cs="Times New Roman"/>
          <w:bCs/>
        </w:rPr>
        <w:t>rewiring</w:t>
      </w:r>
      <w:r w:rsidR="001E6069">
        <w:rPr>
          <w:rFonts w:ascii="Times New Roman" w:hAnsi="Times New Roman" w:cs="Times New Roman"/>
          <w:bCs/>
        </w:rPr>
        <w:t>,</w:t>
      </w:r>
      <w:r w:rsidR="00080649" w:rsidRPr="00080649">
        <w:rPr>
          <w:rFonts w:ascii="Times New Roman" w:hAnsi="Times New Roman" w:cs="Times New Roman"/>
          <w:bCs/>
        </w:rPr>
        <w:t xml:space="preserve"> </w:t>
      </w:r>
      <w:r w:rsidR="001E6069">
        <w:rPr>
          <w:rFonts w:ascii="Times New Roman" w:hAnsi="Times New Roman" w:cs="Times New Roman"/>
          <w:bCs/>
        </w:rPr>
        <w:t xml:space="preserve">with </w:t>
      </w:r>
      <w:r w:rsidR="00080649" w:rsidRPr="00080649">
        <w:rPr>
          <w:rFonts w:ascii="Times New Roman" w:hAnsi="Times New Roman" w:cs="Times New Roman"/>
          <w:bCs/>
        </w:rPr>
        <w:t>interactions that occur</w:t>
      </w:r>
      <w:r w:rsidR="001E6069">
        <w:rPr>
          <w:rFonts w:ascii="Times New Roman" w:hAnsi="Times New Roman" w:cs="Times New Roman"/>
          <w:bCs/>
        </w:rPr>
        <w:t>red</w:t>
      </w:r>
      <w:r w:rsidR="00080649" w:rsidRPr="00080649">
        <w:rPr>
          <w:rFonts w:ascii="Times New Roman" w:hAnsi="Times New Roman" w:cs="Times New Roman"/>
          <w:bCs/>
        </w:rPr>
        <w:t xml:space="preserve"> frequently between co-occurring species </w:t>
      </w:r>
      <w:r w:rsidR="00D1410A">
        <w:rPr>
          <w:rFonts w:ascii="Times New Roman" w:hAnsi="Times New Roman" w:cs="Times New Roman"/>
          <w:bCs/>
        </w:rPr>
        <w:t xml:space="preserve">much </w:t>
      </w:r>
      <w:r w:rsidR="00080649" w:rsidRPr="00080649">
        <w:rPr>
          <w:rFonts w:ascii="Times New Roman" w:hAnsi="Times New Roman" w:cs="Times New Roman"/>
          <w:bCs/>
        </w:rPr>
        <w:t xml:space="preserve">less likely to </w:t>
      </w:r>
      <w:r w:rsidR="00D1410A">
        <w:rPr>
          <w:rFonts w:ascii="Times New Roman" w:hAnsi="Times New Roman" w:cs="Times New Roman"/>
          <w:bCs/>
        </w:rPr>
        <w:t>rewire</w:t>
      </w:r>
      <w:r w:rsidR="00080649" w:rsidRPr="00080649">
        <w:rPr>
          <w:rFonts w:ascii="Times New Roman" w:hAnsi="Times New Roman" w:cs="Times New Roman"/>
          <w:bCs/>
        </w:rPr>
        <w:t>.</w:t>
      </w:r>
      <w:r w:rsidR="00D1410A">
        <w:rPr>
          <w:rFonts w:ascii="Times New Roman" w:hAnsi="Times New Roman" w:cs="Times New Roman"/>
          <w:bCs/>
        </w:rPr>
        <w:t xml:space="preserve"> Interactions with high interaction frequency can be interpreted</w:t>
      </w:r>
      <w:r w:rsidR="00080649" w:rsidRPr="00080649">
        <w:rPr>
          <w:rFonts w:ascii="Times New Roman" w:hAnsi="Times New Roman" w:cs="Times New Roman"/>
          <w:bCs/>
        </w:rPr>
        <w:t xml:space="preserve"> </w:t>
      </w:r>
      <w:r w:rsidR="00D1410A">
        <w:rPr>
          <w:rFonts w:ascii="Times New Roman" w:hAnsi="Times New Roman" w:cs="Times New Roman"/>
          <w:bCs/>
        </w:rPr>
        <w:t xml:space="preserve">as linking species with high mutual affinity, it is likely that such species would </w:t>
      </w:r>
      <w:r w:rsidR="00D1410A">
        <w:rPr>
          <w:rFonts w:ascii="Times New Roman" w:hAnsi="Times New Roman" w:cs="Times New Roman"/>
          <w:bCs/>
        </w:rPr>
        <w:lastRenderedPageBreak/>
        <w:t xml:space="preserve">interact with high frequency if no temporal or spatial constraints are imposed (Carstensen et al. 2014). These interactions </w:t>
      </w:r>
      <w:r w:rsidR="001E6069">
        <w:rPr>
          <w:rFonts w:ascii="Times New Roman" w:hAnsi="Times New Roman" w:cs="Times New Roman"/>
          <w:bCs/>
        </w:rPr>
        <w:t xml:space="preserve">were </w:t>
      </w:r>
      <w:r w:rsidR="00D1410A">
        <w:rPr>
          <w:rFonts w:ascii="Times New Roman" w:hAnsi="Times New Roman" w:cs="Times New Roman"/>
          <w:bCs/>
        </w:rPr>
        <w:t>likely a result of both niche and neutral processes: at a minimum</w:t>
      </w:r>
      <w:r w:rsidR="001E6069">
        <w:rPr>
          <w:rFonts w:ascii="Times New Roman" w:hAnsi="Times New Roman" w:cs="Times New Roman"/>
          <w:bCs/>
        </w:rPr>
        <w:t>,</w:t>
      </w:r>
      <w:r w:rsidR="00D1410A">
        <w:rPr>
          <w:rFonts w:ascii="Times New Roman" w:hAnsi="Times New Roman" w:cs="Times New Roman"/>
          <w:bCs/>
        </w:rPr>
        <w:t xml:space="preserve"> these interactions </w:t>
      </w:r>
      <w:r w:rsidR="001E6069">
        <w:rPr>
          <w:rFonts w:ascii="Times New Roman" w:hAnsi="Times New Roman" w:cs="Times New Roman"/>
          <w:bCs/>
        </w:rPr>
        <w:t xml:space="preserve">were </w:t>
      </w:r>
      <w:r w:rsidR="00D1410A">
        <w:rPr>
          <w:rFonts w:ascii="Times New Roman" w:hAnsi="Times New Roman" w:cs="Times New Roman"/>
          <w:bCs/>
        </w:rPr>
        <w:t xml:space="preserve">not forbidden due to trait mismatches and </w:t>
      </w:r>
      <w:r w:rsidR="001E6069">
        <w:rPr>
          <w:rFonts w:ascii="Times New Roman" w:hAnsi="Times New Roman" w:cs="Times New Roman"/>
          <w:bCs/>
        </w:rPr>
        <w:t xml:space="preserve">were </w:t>
      </w:r>
      <w:r w:rsidR="00D1410A">
        <w:rPr>
          <w:rFonts w:ascii="Times New Roman" w:hAnsi="Times New Roman" w:cs="Times New Roman"/>
          <w:bCs/>
        </w:rPr>
        <w:t>likely heavily influenced by the relative abundances of the respective species (</w:t>
      </w:r>
      <w:proofErr w:type="spellStart"/>
      <w:r w:rsidR="00D1410A">
        <w:rPr>
          <w:rFonts w:ascii="Times New Roman" w:hAnsi="Times New Roman" w:cs="Times New Roman"/>
          <w:bCs/>
        </w:rPr>
        <w:t>Poisot</w:t>
      </w:r>
      <w:proofErr w:type="spellEnd"/>
      <w:r w:rsidR="00D1410A">
        <w:rPr>
          <w:rFonts w:ascii="Times New Roman" w:hAnsi="Times New Roman" w:cs="Times New Roman"/>
          <w:bCs/>
        </w:rPr>
        <w:t>, Stouffer &amp; Gravel 2014). Additionally, t</w:t>
      </w:r>
      <w:r w:rsidR="00D1410A" w:rsidRPr="00080649">
        <w:rPr>
          <w:rFonts w:ascii="Times New Roman" w:hAnsi="Times New Roman" w:cs="Times New Roman"/>
          <w:bCs/>
        </w:rPr>
        <w:t>he</w:t>
      </w:r>
      <w:r w:rsidR="00D1410A">
        <w:rPr>
          <w:rFonts w:ascii="Times New Roman" w:hAnsi="Times New Roman" w:cs="Times New Roman"/>
          <w:bCs/>
        </w:rPr>
        <w:t xml:space="preserve"> relative</w:t>
      </w:r>
      <w:r w:rsidR="00D1410A" w:rsidRPr="00080649">
        <w:rPr>
          <w:rFonts w:ascii="Times New Roman" w:hAnsi="Times New Roman" w:cs="Times New Roman"/>
          <w:bCs/>
        </w:rPr>
        <w:t xml:space="preserve"> difference in plant abundance </w:t>
      </w:r>
      <w:r w:rsidR="0025013E">
        <w:rPr>
          <w:rFonts w:ascii="Times New Roman" w:hAnsi="Times New Roman" w:cs="Times New Roman"/>
          <w:bCs/>
        </w:rPr>
        <w:t xml:space="preserve">between a site pair </w:t>
      </w:r>
      <w:r w:rsidR="00D1410A" w:rsidRPr="00080649">
        <w:rPr>
          <w:rFonts w:ascii="Times New Roman" w:hAnsi="Times New Roman" w:cs="Times New Roman"/>
          <w:bCs/>
        </w:rPr>
        <w:t>showed a positive relationship</w:t>
      </w:r>
      <w:r w:rsidR="00D1410A">
        <w:rPr>
          <w:rFonts w:ascii="Times New Roman" w:hAnsi="Times New Roman" w:cs="Times New Roman"/>
          <w:bCs/>
        </w:rPr>
        <w:t xml:space="preserve"> with rewiring</w:t>
      </w:r>
      <w:r w:rsidR="00D1410A" w:rsidRPr="00080649">
        <w:rPr>
          <w:rFonts w:ascii="Times New Roman" w:hAnsi="Times New Roman" w:cs="Times New Roman"/>
          <w:bCs/>
        </w:rPr>
        <w:t xml:space="preserve">, meaning that increasing </w:t>
      </w:r>
      <w:r w:rsidR="00D1410A">
        <w:rPr>
          <w:rFonts w:ascii="Times New Roman" w:hAnsi="Times New Roman" w:cs="Times New Roman"/>
          <w:bCs/>
        </w:rPr>
        <w:t xml:space="preserve">the </w:t>
      </w:r>
      <w:r w:rsidR="00D1410A" w:rsidRPr="00080649">
        <w:rPr>
          <w:rFonts w:ascii="Times New Roman" w:hAnsi="Times New Roman" w:cs="Times New Roman"/>
          <w:bCs/>
        </w:rPr>
        <w:t>difference in plant floral abundance between a site pair</w:t>
      </w:r>
      <w:r w:rsidR="00D1410A">
        <w:rPr>
          <w:rFonts w:ascii="Times New Roman" w:hAnsi="Times New Roman" w:cs="Times New Roman"/>
          <w:bCs/>
        </w:rPr>
        <w:t xml:space="preserve"> increase</w:t>
      </w:r>
      <w:r w:rsidR="001E6069">
        <w:rPr>
          <w:rFonts w:ascii="Times New Roman" w:hAnsi="Times New Roman" w:cs="Times New Roman"/>
          <w:bCs/>
        </w:rPr>
        <w:t>d</w:t>
      </w:r>
      <w:r w:rsidR="00D1410A">
        <w:rPr>
          <w:rFonts w:ascii="Times New Roman" w:hAnsi="Times New Roman" w:cs="Times New Roman"/>
          <w:bCs/>
        </w:rPr>
        <w:t xml:space="preserve"> the</w:t>
      </w:r>
      <w:r w:rsidR="00D1410A" w:rsidRPr="00080649">
        <w:rPr>
          <w:rFonts w:ascii="Times New Roman" w:hAnsi="Times New Roman" w:cs="Times New Roman"/>
          <w:bCs/>
        </w:rPr>
        <w:t xml:space="preserve"> likelihood of interaction </w:t>
      </w:r>
      <w:r w:rsidR="00D1410A">
        <w:rPr>
          <w:rFonts w:ascii="Times New Roman" w:hAnsi="Times New Roman" w:cs="Times New Roman"/>
          <w:bCs/>
        </w:rPr>
        <w:t>turnover</w:t>
      </w:r>
      <w:r w:rsidR="0025013E">
        <w:rPr>
          <w:rFonts w:ascii="Times New Roman" w:hAnsi="Times New Roman" w:cs="Times New Roman"/>
          <w:bCs/>
        </w:rPr>
        <w:t>, underscoring how important neutral processes are to interaction formation</w:t>
      </w:r>
      <w:r w:rsidR="00D1410A" w:rsidRPr="00080649">
        <w:rPr>
          <w:rFonts w:ascii="Times New Roman" w:hAnsi="Times New Roman" w:cs="Times New Roman"/>
          <w:bCs/>
        </w:rPr>
        <w:t xml:space="preserve">. </w:t>
      </w:r>
      <w:r w:rsidR="00D1410A">
        <w:rPr>
          <w:rFonts w:ascii="Times New Roman" w:hAnsi="Times New Roman" w:cs="Times New Roman"/>
          <w:bCs/>
        </w:rPr>
        <w:t>Yet, interaction frequency in pollination systems is difficult to predict (</w:t>
      </w:r>
      <w:r w:rsidR="00D1410A" w:rsidRPr="00D1410A">
        <w:rPr>
          <w:rFonts w:ascii="Times New Roman" w:hAnsi="Times New Roman" w:cs="Times New Roman"/>
          <w:bCs/>
        </w:rPr>
        <w:t>Strydom</w:t>
      </w:r>
      <w:r w:rsidR="00D1410A">
        <w:rPr>
          <w:rFonts w:ascii="Times New Roman" w:hAnsi="Times New Roman" w:cs="Times New Roman"/>
          <w:bCs/>
        </w:rPr>
        <w:t xml:space="preserve"> et al. 2021) and</w:t>
      </w:r>
      <w:r w:rsidR="001E6069">
        <w:rPr>
          <w:rFonts w:ascii="Times New Roman" w:hAnsi="Times New Roman" w:cs="Times New Roman"/>
          <w:bCs/>
        </w:rPr>
        <w:t>,</w:t>
      </w:r>
      <w:r w:rsidR="00D1410A">
        <w:rPr>
          <w:rFonts w:ascii="Times New Roman" w:hAnsi="Times New Roman" w:cs="Times New Roman"/>
          <w:bCs/>
        </w:rPr>
        <w:t xml:space="preserve"> to the best of our knowledge</w:t>
      </w:r>
      <w:r w:rsidR="001E6069">
        <w:rPr>
          <w:rFonts w:ascii="Times New Roman" w:hAnsi="Times New Roman" w:cs="Times New Roman"/>
          <w:bCs/>
        </w:rPr>
        <w:t>,</w:t>
      </w:r>
      <w:r w:rsidR="00D1410A">
        <w:rPr>
          <w:rFonts w:ascii="Times New Roman" w:hAnsi="Times New Roman" w:cs="Times New Roman"/>
          <w:bCs/>
        </w:rPr>
        <w:t xml:space="preserve"> models predicting floral abundance for each species within a community do not exist</w:t>
      </w:r>
      <w:r w:rsidR="00A45BFC">
        <w:rPr>
          <w:rFonts w:ascii="Times New Roman" w:hAnsi="Times New Roman" w:cs="Times New Roman"/>
          <w:bCs/>
        </w:rPr>
        <w:t xml:space="preserve">. </w:t>
      </w:r>
      <w:r w:rsidR="00D406A1">
        <w:rPr>
          <w:rFonts w:ascii="Times New Roman" w:hAnsi="Times New Roman" w:cs="Times New Roman"/>
          <w:bCs/>
        </w:rPr>
        <w:t>Thus,</w:t>
      </w:r>
      <w:r w:rsidR="00A45BFC">
        <w:rPr>
          <w:rFonts w:ascii="Times New Roman" w:hAnsi="Times New Roman" w:cs="Times New Roman"/>
          <w:bCs/>
        </w:rPr>
        <w:t xml:space="preserve"> </w:t>
      </w:r>
      <w:r w:rsidR="00D1410A">
        <w:rPr>
          <w:rFonts w:ascii="Times New Roman" w:hAnsi="Times New Roman" w:cs="Times New Roman"/>
          <w:bCs/>
        </w:rPr>
        <w:t>the more useful variables for predicting rewiring are currently unavailable to probabilistic network modellers interested in exploring network dissimilarity across space and time. The long</w:t>
      </w:r>
      <w:r w:rsidR="001E6069">
        <w:rPr>
          <w:rFonts w:ascii="Times New Roman" w:hAnsi="Times New Roman" w:cs="Times New Roman"/>
          <w:bCs/>
        </w:rPr>
        <w:t>-</w:t>
      </w:r>
      <w:r w:rsidR="00D1410A">
        <w:rPr>
          <w:rFonts w:ascii="Times New Roman" w:hAnsi="Times New Roman" w:cs="Times New Roman"/>
          <w:bCs/>
        </w:rPr>
        <w:t>standing assumption that co-occurrence is equivalent to meaningful interaction strength has been shown to be false (</w:t>
      </w:r>
      <w:r w:rsidR="00D1410A" w:rsidRPr="00D1410A">
        <w:rPr>
          <w:rFonts w:ascii="Times New Roman" w:hAnsi="Times New Roman" w:cs="Times New Roman"/>
          <w:bCs/>
        </w:rPr>
        <w:t>Blanchet</w:t>
      </w:r>
      <w:r w:rsidR="00D1410A">
        <w:rPr>
          <w:rFonts w:ascii="Times New Roman" w:hAnsi="Times New Roman" w:cs="Times New Roman"/>
          <w:bCs/>
        </w:rPr>
        <w:t xml:space="preserve">, </w:t>
      </w:r>
      <w:proofErr w:type="spellStart"/>
      <w:r w:rsidR="00D1410A" w:rsidRPr="00D1410A">
        <w:rPr>
          <w:rFonts w:ascii="Times New Roman" w:hAnsi="Times New Roman" w:cs="Times New Roman"/>
          <w:bCs/>
        </w:rPr>
        <w:t>Cazelles</w:t>
      </w:r>
      <w:proofErr w:type="spellEnd"/>
      <w:r w:rsidR="00D1410A">
        <w:rPr>
          <w:rFonts w:ascii="Times New Roman" w:hAnsi="Times New Roman" w:cs="Times New Roman"/>
          <w:bCs/>
        </w:rPr>
        <w:t xml:space="preserve"> </w:t>
      </w:r>
      <w:r w:rsidR="00D1410A" w:rsidRPr="00D1410A">
        <w:rPr>
          <w:rFonts w:ascii="Times New Roman" w:hAnsi="Times New Roman" w:cs="Times New Roman"/>
          <w:bCs/>
        </w:rPr>
        <w:t>&amp; Gravel 2020</w:t>
      </w:r>
      <w:r w:rsidR="00D1410A">
        <w:rPr>
          <w:rFonts w:ascii="Times New Roman" w:hAnsi="Times New Roman" w:cs="Times New Roman"/>
          <w:bCs/>
        </w:rPr>
        <w:t>), and thus to predict rewiring, a significant component of network dissimilarity accounting for ~20% of interaction turnover</w:t>
      </w:r>
      <w:r w:rsidR="00D406A1">
        <w:rPr>
          <w:rFonts w:ascii="Times New Roman" w:hAnsi="Times New Roman" w:cs="Times New Roman"/>
          <w:bCs/>
        </w:rPr>
        <w:t xml:space="preserve"> in our study</w:t>
      </w:r>
      <w:r w:rsidR="00D1410A">
        <w:rPr>
          <w:rFonts w:ascii="Times New Roman" w:hAnsi="Times New Roman" w:cs="Times New Roman"/>
          <w:bCs/>
        </w:rPr>
        <w:t xml:space="preserve">, species level information </w:t>
      </w:r>
      <w:r w:rsidR="00D406A1">
        <w:rPr>
          <w:rFonts w:ascii="Times New Roman" w:hAnsi="Times New Roman" w:cs="Times New Roman"/>
          <w:bCs/>
        </w:rPr>
        <w:t>on</w:t>
      </w:r>
      <w:r w:rsidR="00D1410A">
        <w:rPr>
          <w:rFonts w:ascii="Times New Roman" w:hAnsi="Times New Roman" w:cs="Times New Roman"/>
          <w:bCs/>
        </w:rPr>
        <w:t xml:space="preserve"> abundance and traits are particularly important in constraining the set of possible networks generated from probabilistic models. The proliferation of open access databases, such as those on plant functional traits (TRY </w:t>
      </w:r>
      <w:hyperlink r:id="rId14" w:history="1">
        <w:r w:rsidR="00D1410A" w:rsidRPr="00363901">
          <w:rPr>
            <w:rStyle w:val="Hyperlink"/>
            <w:rFonts w:ascii="Times New Roman" w:hAnsi="Times New Roman" w:cs="Times New Roman"/>
            <w:bCs/>
          </w:rPr>
          <w:t>https://www.try-db.org/TryWeb/About.php</w:t>
        </w:r>
      </w:hyperlink>
      <w:r w:rsidR="00D1410A">
        <w:rPr>
          <w:rFonts w:ascii="Times New Roman" w:hAnsi="Times New Roman" w:cs="Times New Roman"/>
          <w:bCs/>
        </w:rPr>
        <w:t xml:space="preserve"> ), species interaction data (Mangal </w:t>
      </w:r>
      <w:hyperlink r:id="rId15" w:anchor="/" w:history="1">
        <w:r w:rsidR="00D1410A" w:rsidRPr="00363901">
          <w:rPr>
            <w:rStyle w:val="Hyperlink"/>
            <w:rFonts w:ascii="Times New Roman" w:hAnsi="Times New Roman" w:cs="Times New Roman"/>
            <w:bCs/>
          </w:rPr>
          <w:t>https://mangal.io/#/</w:t>
        </w:r>
      </w:hyperlink>
      <w:r w:rsidR="00D1410A">
        <w:rPr>
          <w:rFonts w:ascii="Times New Roman" w:hAnsi="Times New Roman" w:cs="Times New Roman"/>
          <w:bCs/>
        </w:rPr>
        <w:t xml:space="preserve"> and </w:t>
      </w:r>
      <w:proofErr w:type="spellStart"/>
      <w:r w:rsidR="00D1410A">
        <w:rPr>
          <w:rFonts w:ascii="Times New Roman" w:hAnsi="Times New Roman" w:cs="Times New Roman"/>
          <w:bCs/>
        </w:rPr>
        <w:t>GloBI</w:t>
      </w:r>
      <w:proofErr w:type="spellEnd"/>
      <w:r w:rsidR="00D1410A">
        <w:rPr>
          <w:rFonts w:ascii="Times New Roman" w:hAnsi="Times New Roman" w:cs="Times New Roman"/>
          <w:bCs/>
        </w:rPr>
        <w:t xml:space="preserve"> </w:t>
      </w:r>
      <w:hyperlink r:id="rId16" w:history="1">
        <w:r w:rsidR="00D1410A" w:rsidRPr="00363901">
          <w:rPr>
            <w:rStyle w:val="Hyperlink"/>
            <w:rFonts w:ascii="Times New Roman" w:hAnsi="Times New Roman" w:cs="Times New Roman"/>
            <w:bCs/>
          </w:rPr>
          <w:t>https://www.globalbioticinteractions.org/about</w:t>
        </w:r>
      </w:hyperlink>
      <w:r w:rsidR="00D1410A">
        <w:rPr>
          <w:rFonts w:ascii="Times New Roman" w:hAnsi="Times New Roman" w:cs="Times New Roman"/>
          <w:bCs/>
        </w:rPr>
        <w:t xml:space="preserve"> ) and metacommunity ecology and species trait data </w:t>
      </w:r>
      <w:r w:rsidR="00D1410A" w:rsidRPr="00D1410A">
        <w:rPr>
          <w:rFonts w:ascii="Times New Roman" w:hAnsi="Times New Roman" w:cs="Times New Roman"/>
          <w:bCs/>
        </w:rPr>
        <w:t>(</w:t>
      </w:r>
      <w:hyperlink r:id="rId17" w:history="1">
        <w:r w:rsidR="00D1410A" w:rsidRPr="00D1410A">
          <w:rPr>
            <w:rStyle w:val="Hyperlink"/>
            <w:rFonts w:ascii="Times New Roman" w:hAnsi="Times New Roman" w:cs="Times New Roman"/>
            <w:bCs/>
          </w:rPr>
          <w:t>https://icestes.github.io/</w:t>
        </w:r>
      </w:hyperlink>
      <w:r w:rsidR="00D1410A" w:rsidRPr="00D1410A">
        <w:rPr>
          <w:rFonts w:ascii="Times New Roman" w:hAnsi="Times New Roman" w:cs="Times New Roman"/>
          <w:bCs/>
        </w:rPr>
        <w:t>)</w:t>
      </w:r>
      <w:r w:rsidR="00D1410A">
        <w:rPr>
          <w:rFonts w:ascii="Times New Roman" w:hAnsi="Times New Roman" w:cs="Times New Roman"/>
          <w:bCs/>
        </w:rPr>
        <w:t xml:space="preserve"> could facilitate the development of predictive models of interaction strength and floral abundance.</w:t>
      </w:r>
    </w:p>
    <w:p w14:paraId="4FE8CE08" w14:textId="7C22B3BF" w:rsidR="00D1410A" w:rsidRDefault="00D1410A" w:rsidP="00604D8E">
      <w:pPr>
        <w:spacing w:line="480" w:lineRule="auto"/>
        <w:rPr>
          <w:rFonts w:ascii="Times New Roman" w:hAnsi="Times New Roman" w:cs="Times New Roman"/>
          <w:bCs/>
        </w:rPr>
      </w:pPr>
      <w:r>
        <w:rPr>
          <w:rFonts w:ascii="Times New Roman" w:hAnsi="Times New Roman" w:cs="Times New Roman"/>
          <w:bCs/>
        </w:rPr>
        <w:t xml:space="preserve">Landscape level variables </w:t>
      </w:r>
      <w:r w:rsidR="00414961">
        <w:rPr>
          <w:rFonts w:ascii="Times New Roman" w:hAnsi="Times New Roman" w:cs="Times New Roman"/>
          <w:bCs/>
        </w:rPr>
        <w:t>were predictive of rewiring</w:t>
      </w:r>
      <w:r>
        <w:rPr>
          <w:rFonts w:ascii="Times New Roman" w:hAnsi="Times New Roman" w:cs="Times New Roman"/>
          <w:bCs/>
        </w:rPr>
        <w:t>, particularly agricultural intensity which increase</w:t>
      </w:r>
      <w:r w:rsidR="001E6069">
        <w:rPr>
          <w:rFonts w:ascii="Times New Roman" w:hAnsi="Times New Roman" w:cs="Times New Roman"/>
          <w:bCs/>
        </w:rPr>
        <w:t>d</w:t>
      </w:r>
      <w:r>
        <w:rPr>
          <w:rFonts w:ascii="Times New Roman" w:hAnsi="Times New Roman" w:cs="Times New Roman"/>
          <w:bCs/>
        </w:rPr>
        <w:t xml:space="preserve"> the likelihood of rewiring strongly. Interestingly, this would increase the beta diversity of interaction networks in intensive agricultural landscapes, contrasting with the homogenisation of the plant communities in such landscapes (</w:t>
      </w:r>
      <w:r w:rsidRPr="00542674">
        <w:rPr>
          <w:rFonts w:ascii="Times New Roman" w:hAnsi="Times New Roman" w:cs="Times New Roman"/>
        </w:rPr>
        <w:t>Karp et al. 2012</w:t>
      </w:r>
      <w:r w:rsidRPr="00343AA3">
        <w:rPr>
          <w:rFonts w:ascii="Times New Roman" w:hAnsi="Times New Roman" w:cs="Times New Roman"/>
        </w:rPr>
        <w:t>)</w:t>
      </w:r>
      <w:r>
        <w:rPr>
          <w:rFonts w:ascii="Times New Roman" w:hAnsi="Times New Roman" w:cs="Times New Roman"/>
          <w:bCs/>
        </w:rPr>
        <w:t xml:space="preserve">. A much weaker positive effect of the impervious gradient was found, indicating that urbanisation also increases the probability of interaction rewiring. However, the urbanisation effect was not retained in the mixed effects </w:t>
      </w:r>
      <w:r w:rsidR="001E6069">
        <w:rPr>
          <w:rFonts w:ascii="Times New Roman" w:hAnsi="Times New Roman" w:cs="Times New Roman"/>
          <w:bCs/>
        </w:rPr>
        <w:t>model,</w:t>
      </w:r>
      <w:r>
        <w:rPr>
          <w:rFonts w:ascii="Times New Roman" w:hAnsi="Times New Roman" w:cs="Times New Roman"/>
          <w:bCs/>
        </w:rPr>
        <w:t xml:space="preserve"> </w:t>
      </w:r>
      <w:r>
        <w:rPr>
          <w:rFonts w:ascii="Times New Roman" w:hAnsi="Times New Roman" w:cs="Times New Roman"/>
          <w:bCs/>
        </w:rPr>
        <w:lastRenderedPageBreak/>
        <w:t>and so we can conclude that while agricultural intensification shows a strong and consistent effect of increased rewiring probability, the evidence for urbanisation is mixed and needs further exploration</w:t>
      </w:r>
      <w:r w:rsidRPr="00080649">
        <w:rPr>
          <w:rFonts w:ascii="Times New Roman" w:hAnsi="Times New Roman" w:cs="Times New Roman"/>
          <w:bCs/>
        </w:rPr>
        <w:t>.</w:t>
      </w:r>
      <w:r>
        <w:rPr>
          <w:rFonts w:ascii="Times New Roman" w:hAnsi="Times New Roman" w:cs="Times New Roman"/>
          <w:bCs/>
        </w:rPr>
        <w:t xml:space="preserve"> Additionally, the </w:t>
      </w:r>
      <w:r w:rsidRPr="00080649">
        <w:rPr>
          <w:rFonts w:ascii="Times New Roman" w:hAnsi="Times New Roman" w:cs="Times New Roman"/>
          <w:bCs/>
        </w:rPr>
        <w:t>gradient dissimilarity between site pairs increase</w:t>
      </w:r>
      <w:r w:rsidR="001E6069">
        <w:rPr>
          <w:rFonts w:ascii="Times New Roman" w:hAnsi="Times New Roman" w:cs="Times New Roman"/>
          <w:bCs/>
        </w:rPr>
        <w:t>d</w:t>
      </w:r>
      <w:r w:rsidRPr="00080649">
        <w:rPr>
          <w:rFonts w:ascii="Times New Roman" w:hAnsi="Times New Roman" w:cs="Times New Roman"/>
          <w:bCs/>
        </w:rPr>
        <w:t xml:space="preserve"> the probability of </w:t>
      </w:r>
      <w:r>
        <w:rPr>
          <w:rFonts w:ascii="Times New Roman" w:hAnsi="Times New Roman" w:cs="Times New Roman"/>
          <w:bCs/>
        </w:rPr>
        <w:t>an interaction rewiring</w:t>
      </w:r>
      <w:r w:rsidRPr="00080649">
        <w:rPr>
          <w:rFonts w:ascii="Times New Roman" w:hAnsi="Times New Roman" w:cs="Times New Roman"/>
          <w:bCs/>
        </w:rPr>
        <w:t>, indicating a</w:t>
      </w:r>
      <w:r>
        <w:rPr>
          <w:rFonts w:ascii="Times New Roman" w:hAnsi="Times New Roman" w:cs="Times New Roman"/>
          <w:bCs/>
        </w:rPr>
        <w:t xml:space="preserve">n </w:t>
      </w:r>
      <w:r w:rsidRPr="00080649">
        <w:rPr>
          <w:rFonts w:ascii="Times New Roman" w:hAnsi="Times New Roman" w:cs="Times New Roman"/>
          <w:bCs/>
        </w:rPr>
        <w:t>effect of landscape composition</w:t>
      </w:r>
      <w:r>
        <w:rPr>
          <w:rFonts w:ascii="Times New Roman" w:hAnsi="Times New Roman" w:cs="Times New Roman"/>
          <w:bCs/>
        </w:rPr>
        <w:t xml:space="preserve">. That these landscape variables impact rewiring probabilities highlights that remote sensing can be a useful data source for models seeking to enhance predictive power. </w:t>
      </w:r>
      <w:r w:rsidR="00B42C8F">
        <w:rPr>
          <w:rFonts w:ascii="Times New Roman" w:hAnsi="Times New Roman" w:cs="Times New Roman"/>
          <w:bCs/>
        </w:rPr>
        <w:t xml:space="preserve">Yet, the random effects GLMM still outperformed the binomial GLM to such a degree that if we are to build predictive models of interaction rewiring, and more generally of interaction turnover, it would be more fruitful to build predictive </w:t>
      </w:r>
      <w:r>
        <w:rPr>
          <w:rFonts w:ascii="Times New Roman" w:hAnsi="Times New Roman" w:cs="Times New Roman"/>
          <w:bCs/>
        </w:rPr>
        <w:t>models using species level information</w:t>
      </w:r>
      <w:r w:rsidR="00B42C8F">
        <w:rPr>
          <w:rFonts w:ascii="Times New Roman" w:hAnsi="Times New Roman" w:cs="Times New Roman"/>
          <w:bCs/>
        </w:rPr>
        <w:t xml:space="preserve">. Gravel </w:t>
      </w:r>
      <w:r w:rsidR="00B42C8F" w:rsidRPr="00D3470F">
        <w:rPr>
          <w:rFonts w:ascii="Times New Roman" w:hAnsi="Times New Roman" w:cs="Times New Roman"/>
          <w:bCs/>
          <w:i/>
          <w:iCs/>
        </w:rPr>
        <w:t>et al.</w:t>
      </w:r>
      <w:r w:rsidR="00B42C8F">
        <w:rPr>
          <w:rFonts w:ascii="Times New Roman" w:hAnsi="Times New Roman" w:cs="Times New Roman"/>
          <w:bCs/>
        </w:rPr>
        <w:t xml:space="preserve"> </w:t>
      </w:r>
      <w:r w:rsidR="00D3470F">
        <w:rPr>
          <w:rFonts w:ascii="Times New Roman" w:hAnsi="Times New Roman" w:cs="Times New Roman"/>
          <w:bCs/>
        </w:rPr>
        <w:t>(</w:t>
      </w:r>
      <w:r w:rsidR="00B42C8F">
        <w:rPr>
          <w:rFonts w:ascii="Times New Roman" w:hAnsi="Times New Roman" w:cs="Times New Roman"/>
          <w:bCs/>
        </w:rPr>
        <w:t>2019</w:t>
      </w:r>
      <w:r w:rsidR="00D3470F">
        <w:rPr>
          <w:rFonts w:ascii="Times New Roman" w:hAnsi="Times New Roman" w:cs="Times New Roman"/>
          <w:bCs/>
        </w:rPr>
        <w:t>)</w:t>
      </w:r>
      <w:r w:rsidR="00B42C8F">
        <w:rPr>
          <w:rFonts w:ascii="Times New Roman" w:hAnsi="Times New Roman" w:cs="Times New Roman"/>
          <w:bCs/>
        </w:rPr>
        <w:t xml:space="preserve"> </w:t>
      </w:r>
      <w:r w:rsidR="00414961">
        <w:rPr>
          <w:rFonts w:ascii="Times New Roman" w:hAnsi="Times New Roman" w:cs="Times New Roman"/>
          <w:bCs/>
        </w:rPr>
        <w:t>proposes</w:t>
      </w:r>
      <w:r w:rsidR="00B42C8F">
        <w:rPr>
          <w:rFonts w:ascii="Times New Roman" w:hAnsi="Times New Roman" w:cs="Times New Roman"/>
          <w:bCs/>
        </w:rPr>
        <w:t xml:space="preserve"> to build probabilistic models of species interactions </w:t>
      </w:r>
      <w:r w:rsidR="007657DA">
        <w:rPr>
          <w:rFonts w:ascii="Times New Roman" w:hAnsi="Times New Roman" w:cs="Times New Roman"/>
          <w:bCs/>
        </w:rPr>
        <w:t>which combines species distribution modelling and species level trait data to model the probability of interaction</w:t>
      </w:r>
      <w:r>
        <w:rPr>
          <w:rFonts w:ascii="Times New Roman" w:hAnsi="Times New Roman" w:cs="Times New Roman"/>
          <w:bCs/>
        </w:rPr>
        <w:t>s between species</w:t>
      </w:r>
      <w:r w:rsidR="007657DA">
        <w:rPr>
          <w:rFonts w:ascii="Times New Roman" w:hAnsi="Times New Roman" w:cs="Times New Roman"/>
          <w:bCs/>
        </w:rPr>
        <w:t xml:space="preserve">. The probabilistic approach is data intensive, yet this study has shown that to accurately predict </w:t>
      </w:r>
      <w:r w:rsidR="003D058D">
        <w:rPr>
          <w:rFonts w:ascii="Times New Roman" w:hAnsi="Times New Roman" w:cs="Times New Roman"/>
          <w:bCs/>
        </w:rPr>
        <w:t>interaction turnover,</w:t>
      </w:r>
      <w:r w:rsidR="007657DA">
        <w:rPr>
          <w:rFonts w:ascii="Times New Roman" w:hAnsi="Times New Roman" w:cs="Times New Roman"/>
          <w:bCs/>
        </w:rPr>
        <w:t xml:space="preserve"> species level data </w:t>
      </w:r>
      <w:r w:rsidR="00414961">
        <w:rPr>
          <w:rFonts w:ascii="Times New Roman" w:hAnsi="Times New Roman" w:cs="Times New Roman"/>
          <w:bCs/>
        </w:rPr>
        <w:t>are</w:t>
      </w:r>
      <w:r w:rsidR="007657DA">
        <w:rPr>
          <w:rFonts w:ascii="Times New Roman" w:hAnsi="Times New Roman" w:cs="Times New Roman"/>
          <w:bCs/>
        </w:rPr>
        <w:t xml:space="preserve"> required.</w:t>
      </w:r>
    </w:p>
    <w:p w14:paraId="686BEEEC" w14:textId="77777777" w:rsidR="00D92B15" w:rsidRPr="00A331AA" w:rsidRDefault="007657DA" w:rsidP="00D1164B">
      <w:pPr>
        <w:pStyle w:val="Heading1"/>
        <w:spacing w:after="120" w:line="240" w:lineRule="auto"/>
        <w:rPr>
          <w:rFonts w:ascii="Times New Roman" w:hAnsi="Times New Roman" w:cs="Times New Roman"/>
          <w:color w:val="000000" w:themeColor="text1"/>
        </w:rPr>
      </w:pPr>
      <w:r w:rsidRPr="00A331AA">
        <w:rPr>
          <w:rFonts w:ascii="Times New Roman" w:hAnsi="Times New Roman" w:cs="Times New Roman"/>
          <w:color w:val="000000" w:themeColor="text1"/>
        </w:rPr>
        <w:t>Conclusion</w:t>
      </w:r>
    </w:p>
    <w:p w14:paraId="60907A02" w14:textId="3D497A2C" w:rsidR="001D74E5" w:rsidRPr="00A45BFC" w:rsidRDefault="00400B8C" w:rsidP="00604D8E">
      <w:pPr>
        <w:spacing w:line="480" w:lineRule="auto"/>
        <w:rPr>
          <w:rFonts w:ascii="Times New Roman" w:hAnsi="Times New Roman" w:cs="Times New Roman"/>
          <w:bCs/>
        </w:rPr>
      </w:pPr>
      <w:r>
        <w:rPr>
          <w:rFonts w:ascii="Times New Roman" w:hAnsi="Times New Roman" w:cs="Times New Roman"/>
          <w:bCs/>
        </w:rPr>
        <w:t>Using methods and tools developed to make interaction networks amenable to community ecology analysis, w</w:t>
      </w:r>
      <w:r w:rsidR="00D92B15">
        <w:rPr>
          <w:rFonts w:ascii="Times New Roman" w:hAnsi="Times New Roman" w:cs="Times New Roman"/>
          <w:bCs/>
        </w:rPr>
        <w:t>e have shown that</w:t>
      </w:r>
      <w:r w:rsidR="003D058D">
        <w:rPr>
          <w:rFonts w:ascii="Times New Roman" w:hAnsi="Times New Roman" w:cs="Times New Roman"/>
          <w:bCs/>
        </w:rPr>
        <w:t xml:space="preserve"> an anthropogenic</w:t>
      </w:r>
      <w:r w:rsidR="00D92B15">
        <w:rPr>
          <w:rFonts w:ascii="Times New Roman" w:hAnsi="Times New Roman" w:cs="Times New Roman"/>
          <w:bCs/>
        </w:rPr>
        <w:t xml:space="preserve"> environmental gradient structure</w:t>
      </w:r>
      <w:r w:rsidR="003D058D">
        <w:rPr>
          <w:rFonts w:ascii="Times New Roman" w:hAnsi="Times New Roman" w:cs="Times New Roman"/>
          <w:bCs/>
        </w:rPr>
        <w:t>s</w:t>
      </w:r>
      <w:r w:rsidR="00D92B15">
        <w:rPr>
          <w:rFonts w:ascii="Times New Roman" w:hAnsi="Times New Roman" w:cs="Times New Roman"/>
          <w:bCs/>
        </w:rPr>
        <w:t xml:space="preserve"> the composition of interaction networks</w:t>
      </w:r>
      <w:r w:rsidR="00442734">
        <w:rPr>
          <w:rFonts w:ascii="Times New Roman" w:hAnsi="Times New Roman" w:cs="Times New Roman"/>
          <w:bCs/>
        </w:rPr>
        <w:t xml:space="preserve"> </w:t>
      </w:r>
      <w:r w:rsidR="00FB1F13">
        <w:rPr>
          <w:rFonts w:ascii="Times New Roman" w:hAnsi="Times New Roman" w:cs="Times New Roman"/>
          <w:bCs/>
        </w:rPr>
        <w:t xml:space="preserve">while </w:t>
      </w:r>
      <w:r w:rsidR="003D058D">
        <w:rPr>
          <w:rFonts w:ascii="Times New Roman" w:hAnsi="Times New Roman" w:cs="Times New Roman"/>
          <w:bCs/>
        </w:rPr>
        <w:t>geographical distance</w:t>
      </w:r>
      <w:r w:rsidR="00FB1F13">
        <w:rPr>
          <w:rFonts w:ascii="Times New Roman" w:hAnsi="Times New Roman" w:cs="Times New Roman"/>
          <w:bCs/>
        </w:rPr>
        <w:t xml:space="preserve"> </w:t>
      </w:r>
      <w:r w:rsidR="003D058D">
        <w:rPr>
          <w:rFonts w:ascii="Times New Roman" w:hAnsi="Times New Roman" w:cs="Times New Roman"/>
          <w:bCs/>
        </w:rPr>
        <w:t>exerts</w:t>
      </w:r>
      <w:r w:rsidR="00FB1F13">
        <w:rPr>
          <w:rFonts w:ascii="Times New Roman" w:hAnsi="Times New Roman" w:cs="Times New Roman"/>
          <w:bCs/>
        </w:rPr>
        <w:t xml:space="preserve"> a weaker effect</w:t>
      </w:r>
      <w:r w:rsidR="00442734">
        <w:rPr>
          <w:rFonts w:ascii="Times New Roman" w:hAnsi="Times New Roman" w:cs="Times New Roman"/>
          <w:bCs/>
        </w:rPr>
        <w:t>, to our knowledge the first study to do so</w:t>
      </w:r>
      <w:r w:rsidR="00FB1F13">
        <w:rPr>
          <w:rFonts w:ascii="Times New Roman" w:hAnsi="Times New Roman" w:cs="Times New Roman"/>
          <w:bCs/>
        </w:rPr>
        <w:t xml:space="preserve">. </w:t>
      </w:r>
      <w:r w:rsidR="003D058D">
        <w:rPr>
          <w:rFonts w:ascii="Times New Roman" w:hAnsi="Times New Roman" w:cs="Times New Roman"/>
          <w:bCs/>
        </w:rPr>
        <w:t>A similar pattern is observed with the</w:t>
      </w:r>
      <w:r w:rsidR="00FB1F13">
        <w:rPr>
          <w:rFonts w:ascii="Times New Roman" w:hAnsi="Times New Roman" w:cs="Times New Roman"/>
          <w:bCs/>
        </w:rPr>
        <w:t xml:space="preserve"> </w:t>
      </w:r>
      <w:r w:rsidR="00442734">
        <w:rPr>
          <w:rFonts w:ascii="Times New Roman" w:hAnsi="Times New Roman" w:cs="Times New Roman"/>
          <w:bCs/>
        </w:rPr>
        <w:t>components</w:t>
      </w:r>
      <w:r w:rsidR="00FB1F13">
        <w:rPr>
          <w:rFonts w:ascii="Times New Roman" w:hAnsi="Times New Roman" w:cs="Times New Roman"/>
          <w:bCs/>
        </w:rPr>
        <w:t xml:space="preserve"> of interaction turnover</w:t>
      </w:r>
      <w:r w:rsidR="003D058D">
        <w:rPr>
          <w:rFonts w:ascii="Times New Roman" w:hAnsi="Times New Roman" w:cs="Times New Roman"/>
          <w:bCs/>
        </w:rPr>
        <w:t xml:space="preserve">, </w:t>
      </w:r>
      <w:r w:rsidR="00FB1F13">
        <w:rPr>
          <w:rFonts w:ascii="Times New Roman" w:hAnsi="Times New Roman" w:cs="Times New Roman"/>
          <w:bCs/>
        </w:rPr>
        <w:t>demonstrat</w:t>
      </w:r>
      <w:r w:rsidR="003D058D">
        <w:rPr>
          <w:rFonts w:ascii="Times New Roman" w:hAnsi="Times New Roman" w:cs="Times New Roman"/>
          <w:bCs/>
        </w:rPr>
        <w:t>ing that the</w:t>
      </w:r>
      <w:r w:rsidR="00FB1F13">
        <w:rPr>
          <w:rFonts w:ascii="Times New Roman" w:hAnsi="Times New Roman" w:cs="Times New Roman"/>
          <w:bCs/>
        </w:rPr>
        <w:t xml:space="preserve"> </w:t>
      </w:r>
      <w:r>
        <w:rPr>
          <w:rFonts w:ascii="Times New Roman" w:hAnsi="Times New Roman" w:cs="Times New Roman"/>
          <w:bCs/>
        </w:rPr>
        <w:t xml:space="preserve">anthropogenic gradient moderates </w:t>
      </w:r>
      <w:r w:rsidR="00442734">
        <w:rPr>
          <w:rFonts w:ascii="Times New Roman" w:hAnsi="Times New Roman" w:cs="Times New Roman"/>
          <w:bCs/>
        </w:rPr>
        <w:t xml:space="preserve">the components </w:t>
      </w:r>
      <w:r w:rsidR="003D058D">
        <w:rPr>
          <w:rFonts w:ascii="Times New Roman" w:hAnsi="Times New Roman" w:cs="Times New Roman"/>
          <w:bCs/>
        </w:rPr>
        <w:t>of interaction turnover and not geographical distance, highlighting the importance of considering anthropogenic disturbances in studying the biogeography of interaction networks</w:t>
      </w:r>
      <w:r>
        <w:rPr>
          <w:rFonts w:ascii="Times New Roman" w:hAnsi="Times New Roman" w:cs="Times New Roman"/>
          <w:bCs/>
        </w:rPr>
        <w:t>. Yet, when it comes to predicting when an interaction turns over, site characteristics and interaction properties perform poorly</w:t>
      </w:r>
      <w:r w:rsidR="003D058D">
        <w:rPr>
          <w:rFonts w:ascii="Times New Roman" w:hAnsi="Times New Roman" w:cs="Times New Roman"/>
          <w:b/>
        </w:rPr>
        <w:t xml:space="preserve">, </w:t>
      </w:r>
      <w:r>
        <w:rPr>
          <w:rFonts w:ascii="Times New Roman" w:hAnsi="Times New Roman" w:cs="Times New Roman"/>
          <w:bCs/>
        </w:rPr>
        <w:t>show</w:t>
      </w:r>
      <w:r w:rsidR="003D058D">
        <w:rPr>
          <w:rFonts w:ascii="Times New Roman" w:hAnsi="Times New Roman" w:cs="Times New Roman"/>
          <w:bCs/>
        </w:rPr>
        <w:t>ing</w:t>
      </w:r>
      <w:r>
        <w:rPr>
          <w:rFonts w:ascii="Times New Roman" w:hAnsi="Times New Roman" w:cs="Times New Roman"/>
          <w:bCs/>
        </w:rPr>
        <w:t xml:space="preserve"> that if we are to build a more predictive science of t</w:t>
      </w:r>
      <w:r w:rsidR="007657DA">
        <w:rPr>
          <w:rFonts w:ascii="Times New Roman" w:hAnsi="Times New Roman" w:cs="Times New Roman"/>
          <w:bCs/>
        </w:rPr>
        <w:t>he</w:t>
      </w:r>
      <w:r w:rsidR="00D92B15">
        <w:rPr>
          <w:rFonts w:ascii="Times New Roman" w:hAnsi="Times New Roman" w:cs="Times New Roman"/>
          <w:bCs/>
        </w:rPr>
        <w:t xml:space="preserve"> biogeography of interaction networks</w:t>
      </w:r>
      <w:r>
        <w:rPr>
          <w:rFonts w:ascii="Times New Roman" w:hAnsi="Times New Roman" w:cs="Times New Roman"/>
          <w:bCs/>
        </w:rPr>
        <w:t xml:space="preserve">, </w:t>
      </w:r>
      <w:r w:rsidR="00D92B15">
        <w:rPr>
          <w:rFonts w:ascii="Times New Roman" w:hAnsi="Times New Roman" w:cs="Times New Roman"/>
          <w:bCs/>
        </w:rPr>
        <w:t>there is still much work to be done to integrate species specific responses</w:t>
      </w:r>
      <w:r>
        <w:rPr>
          <w:rFonts w:ascii="Times New Roman" w:hAnsi="Times New Roman" w:cs="Times New Roman"/>
          <w:bCs/>
        </w:rPr>
        <w:t xml:space="preserve">. </w:t>
      </w:r>
      <w:r w:rsidR="00D92B15">
        <w:rPr>
          <w:rFonts w:ascii="Times New Roman" w:hAnsi="Times New Roman" w:cs="Times New Roman"/>
          <w:bCs/>
        </w:rPr>
        <w:t xml:space="preserve">Given that species driven interaction turnover is the main driver of the patterns observed in this study, </w:t>
      </w:r>
      <w:r w:rsidR="003D058D">
        <w:rPr>
          <w:rFonts w:ascii="Times New Roman" w:hAnsi="Times New Roman" w:cs="Times New Roman"/>
          <w:bCs/>
        </w:rPr>
        <w:t xml:space="preserve">extending </w:t>
      </w:r>
      <w:r w:rsidR="00D92B15">
        <w:rPr>
          <w:rFonts w:ascii="Times New Roman" w:hAnsi="Times New Roman" w:cs="Times New Roman"/>
          <w:bCs/>
        </w:rPr>
        <w:t xml:space="preserve">species distribution modelling </w:t>
      </w:r>
      <w:r w:rsidR="003D058D">
        <w:rPr>
          <w:rFonts w:ascii="Times New Roman" w:hAnsi="Times New Roman" w:cs="Times New Roman"/>
          <w:bCs/>
        </w:rPr>
        <w:t xml:space="preserve">to interaction distribution modelling </w:t>
      </w:r>
      <w:r w:rsidR="00D92B15">
        <w:rPr>
          <w:rFonts w:ascii="Times New Roman" w:hAnsi="Times New Roman" w:cs="Times New Roman"/>
          <w:bCs/>
        </w:rPr>
        <w:t>is a promising avenue of further research.</w:t>
      </w:r>
    </w:p>
    <w:p w14:paraId="677D01FB" w14:textId="77777777" w:rsidR="00604D8E" w:rsidRPr="00604D8E" w:rsidRDefault="00604D8E" w:rsidP="00604D8E">
      <w:pPr>
        <w:spacing w:line="480" w:lineRule="auto"/>
        <w:rPr>
          <w:rFonts w:ascii="Times New Roman" w:hAnsi="Times New Roman" w:cs="Times New Roman"/>
          <w:b/>
        </w:rPr>
      </w:pPr>
      <w:r w:rsidRPr="00604D8E">
        <w:rPr>
          <w:rFonts w:ascii="Times New Roman" w:hAnsi="Times New Roman" w:cs="Times New Roman"/>
          <w:b/>
        </w:rPr>
        <w:t>Acknowledgements</w:t>
      </w:r>
    </w:p>
    <w:p w14:paraId="41C1D705" w14:textId="29F2E113" w:rsidR="00604D8E" w:rsidRPr="00604D8E" w:rsidRDefault="00604D8E" w:rsidP="00604D8E">
      <w:pPr>
        <w:spacing w:line="480" w:lineRule="auto"/>
        <w:rPr>
          <w:rFonts w:ascii="Times New Roman" w:hAnsi="Times New Roman" w:cs="Times New Roman"/>
        </w:rPr>
      </w:pPr>
      <w:proofErr w:type="spellStart"/>
      <w:r w:rsidRPr="00604D8E">
        <w:rPr>
          <w:rFonts w:ascii="Times New Roman" w:hAnsi="Times New Roman" w:cs="Times New Roman"/>
        </w:rPr>
        <w:lastRenderedPageBreak/>
        <w:t>Dr.</w:t>
      </w:r>
      <w:proofErr w:type="spellEnd"/>
      <w:r w:rsidRPr="00604D8E">
        <w:rPr>
          <w:rFonts w:ascii="Times New Roman" w:hAnsi="Times New Roman" w:cs="Times New Roman"/>
        </w:rPr>
        <w:t xml:space="preserve"> Tom </w:t>
      </w:r>
      <w:proofErr w:type="spellStart"/>
      <w:r w:rsidRPr="00604D8E">
        <w:rPr>
          <w:rFonts w:ascii="Times New Roman" w:hAnsi="Times New Roman" w:cs="Times New Roman"/>
        </w:rPr>
        <w:t>Gittings</w:t>
      </w:r>
      <w:proofErr w:type="spellEnd"/>
      <w:r w:rsidRPr="00604D8E">
        <w:rPr>
          <w:rFonts w:ascii="Times New Roman" w:hAnsi="Times New Roman" w:cs="Times New Roman"/>
        </w:rPr>
        <w:t xml:space="preserve"> for verifying hoverfly identifications and to </w:t>
      </w:r>
      <w:proofErr w:type="spellStart"/>
      <w:r w:rsidRPr="00604D8E">
        <w:rPr>
          <w:rFonts w:ascii="Times New Roman" w:hAnsi="Times New Roman" w:cs="Times New Roman"/>
        </w:rPr>
        <w:t>Dr.</w:t>
      </w:r>
      <w:proofErr w:type="spellEnd"/>
      <w:r w:rsidRPr="00604D8E">
        <w:rPr>
          <w:rFonts w:ascii="Times New Roman" w:hAnsi="Times New Roman" w:cs="Times New Roman"/>
        </w:rPr>
        <w:t xml:space="preserve"> Una Fitzpatrick and </w:t>
      </w:r>
      <w:proofErr w:type="spellStart"/>
      <w:r w:rsidRPr="00604D8E">
        <w:rPr>
          <w:rFonts w:ascii="Times New Roman" w:hAnsi="Times New Roman" w:cs="Times New Roman"/>
        </w:rPr>
        <w:t>Dr.</w:t>
      </w:r>
      <w:proofErr w:type="spellEnd"/>
      <w:r w:rsidRPr="00604D8E">
        <w:rPr>
          <w:rFonts w:ascii="Times New Roman" w:hAnsi="Times New Roman" w:cs="Times New Roman"/>
        </w:rPr>
        <w:t xml:space="preserve"> Tomas Murray of the National </w:t>
      </w:r>
      <w:proofErr w:type="spellStart"/>
      <w:r w:rsidRPr="00604D8E">
        <w:rPr>
          <w:rFonts w:ascii="Times New Roman" w:hAnsi="Times New Roman" w:cs="Times New Roman"/>
        </w:rPr>
        <w:t>Biodiveristy</w:t>
      </w:r>
      <w:proofErr w:type="spellEnd"/>
      <w:r w:rsidRPr="00604D8E">
        <w:rPr>
          <w:rFonts w:ascii="Times New Roman" w:hAnsi="Times New Roman" w:cs="Times New Roman"/>
        </w:rPr>
        <w:t xml:space="preserve"> Data Centre for assistance in verifying the bees. Dr Laura Russo for introducing the process of taxonomic identification of insects and for lots of very helpful assistance and advice. The research leading to this paper has received funding from the European Community’s Framework Program Horizon 2020 for the Connecting Nature Project (</w:t>
      </w:r>
      <w:proofErr w:type="spellStart"/>
      <w:r w:rsidRPr="00604D8E">
        <w:rPr>
          <w:rFonts w:ascii="Times New Roman" w:hAnsi="Times New Roman" w:cs="Times New Roman"/>
        </w:rPr>
        <w:t>GrantAgreement</w:t>
      </w:r>
      <w:proofErr w:type="spellEnd"/>
      <w:r w:rsidRPr="00604D8E">
        <w:rPr>
          <w:rFonts w:ascii="Times New Roman" w:hAnsi="Times New Roman" w:cs="Times New Roman"/>
        </w:rPr>
        <w:t xml:space="preserve"> number: 730222) and from the Trinity College Dublin studentship. </w:t>
      </w:r>
      <w:commentRangeStart w:id="11"/>
      <w:r w:rsidR="00D92B15">
        <w:rPr>
          <w:rFonts w:ascii="Times New Roman" w:hAnsi="Times New Roman" w:cs="Times New Roman"/>
        </w:rPr>
        <w:t>All R code and custom functions are available at:</w:t>
      </w:r>
      <w:commentRangeEnd w:id="11"/>
      <w:r w:rsidR="001E6069">
        <w:rPr>
          <w:rStyle w:val="CommentReference"/>
        </w:rPr>
        <w:commentReference w:id="11"/>
      </w:r>
    </w:p>
    <w:p w14:paraId="4462B6AE" w14:textId="05C9E208" w:rsidR="00604D8E" w:rsidRDefault="00604D8E" w:rsidP="00F447D2">
      <w:pPr>
        <w:pStyle w:val="Heading1"/>
        <w:rPr>
          <w:rFonts w:asciiTheme="minorHAnsi" w:hAnsiTheme="minorHAnsi" w:cstheme="minorHAnsi"/>
          <w:b/>
          <w:bCs/>
          <w:color w:val="auto"/>
          <w:sz w:val="28"/>
          <w:szCs w:val="28"/>
        </w:rPr>
      </w:pPr>
      <w:r w:rsidRPr="00F447D2">
        <w:rPr>
          <w:rFonts w:asciiTheme="minorHAnsi" w:hAnsiTheme="minorHAnsi" w:cstheme="minorHAnsi"/>
          <w:b/>
          <w:bCs/>
          <w:color w:val="auto"/>
          <w:sz w:val="28"/>
          <w:szCs w:val="28"/>
        </w:rPr>
        <w:t>References</w:t>
      </w:r>
    </w:p>
    <w:p w14:paraId="2CF10C26" w14:textId="77777777" w:rsidR="004D6E70" w:rsidRPr="005D1568" w:rsidRDefault="004D6E70" w:rsidP="005D1568">
      <w:pPr>
        <w:rPr>
          <w:color w:val="000000" w:themeColor="text1"/>
        </w:rPr>
      </w:pPr>
    </w:p>
    <w:p w14:paraId="1A06FF37"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Alberti, M. (2010). Maintaining ecological integrity and sustaining ecosystem function in urban areas. </w:t>
      </w:r>
      <w:r w:rsidRPr="005D1568">
        <w:rPr>
          <w:rFonts w:ascii="Times New Roman" w:hAnsi="Times New Roman" w:cs="Times New Roman"/>
          <w:i/>
          <w:iCs/>
          <w:color w:val="000000" w:themeColor="text1"/>
        </w:rPr>
        <w:t>Current Opinion in Environmental Sustainability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w:t>
      </w:r>
      <w:r w:rsidRPr="005D1568">
        <w:rPr>
          <w:rFonts w:ascii="Times New Roman" w:hAnsi="Times New Roman" w:cs="Times New Roman"/>
          <w:color w:val="000000" w:themeColor="text1"/>
        </w:rPr>
        <w:t>(3), 178-184.</w:t>
      </w:r>
    </w:p>
    <w:p w14:paraId="197997D5"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Alberti, M., Correa, C., </w:t>
      </w:r>
      <w:proofErr w:type="spellStart"/>
      <w:r w:rsidRPr="005D1568">
        <w:rPr>
          <w:rFonts w:ascii="Times New Roman" w:hAnsi="Times New Roman" w:cs="Times New Roman"/>
          <w:color w:val="000000" w:themeColor="text1"/>
        </w:rPr>
        <w:t>Marzluff</w:t>
      </w:r>
      <w:proofErr w:type="spellEnd"/>
      <w:r w:rsidRPr="005D1568">
        <w:rPr>
          <w:rFonts w:ascii="Times New Roman" w:hAnsi="Times New Roman" w:cs="Times New Roman"/>
          <w:color w:val="000000" w:themeColor="text1"/>
        </w:rPr>
        <w:t xml:space="preserve">, J. M., Hendry, A. P., </w:t>
      </w:r>
      <w:proofErr w:type="spellStart"/>
      <w:r w:rsidRPr="005D1568">
        <w:rPr>
          <w:rFonts w:ascii="Times New Roman" w:hAnsi="Times New Roman" w:cs="Times New Roman"/>
          <w:color w:val="000000" w:themeColor="text1"/>
        </w:rPr>
        <w:t>Palkovacs</w:t>
      </w:r>
      <w:proofErr w:type="spellEnd"/>
      <w:r w:rsidRPr="005D1568">
        <w:rPr>
          <w:rFonts w:ascii="Times New Roman" w:hAnsi="Times New Roman" w:cs="Times New Roman"/>
          <w:color w:val="000000" w:themeColor="text1"/>
        </w:rPr>
        <w:t xml:space="preserve">, E. P., </w:t>
      </w:r>
      <w:proofErr w:type="spellStart"/>
      <w:r w:rsidRPr="005D1568">
        <w:rPr>
          <w:rFonts w:ascii="Times New Roman" w:hAnsi="Times New Roman" w:cs="Times New Roman"/>
          <w:color w:val="000000" w:themeColor="text1"/>
        </w:rPr>
        <w:t>Gotanda</w:t>
      </w:r>
      <w:proofErr w:type="spellEnd"/>
      <w:r w:rsidRPr="005D1568">
        <w:rPr>
          <w:rFonts w:ascii="Times New Roman" w:hAnsi="Times New Roman" w:cs="Times New Roman"/>
          <w:color w:val="000000" w:themeColor="text1"/>
        </w:rPr>
        <w:t>, K. M., ... &amp; Zhou, Y. (2017). Global urban signatures of phenotypic change in animal and plant populations. </w:t>
      </w:r>
      <w:r w:rsidRPr="005D1568">
        <w:rPr>
          <w:rFonts w:ascii="Times New Roman" w:hAnsi="Times New Roman" w:cs="Times New Roman"/>
          <w:i/>
          <w:iCs/>
          <w:color w:val="000000" w:themeColor="text1"/>
        </w:rPr>
        <w:t>Proceedings of the National Academy of Sciences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114</w:t>
      </w:r>
      <w:r w:rsidRPr="005D1568">
        <w:rPr>
          <w:rFonts w:ascii="Times New Roman" w:hAnsi="Times New Roman" w:cs="Times New Roman"/>
          <w:color w:val="000000" w:themeColor="text1"/>
        </w:rPr>
        <w:t>(34), 8951-8956.</w:t>
      </w:r>
    </w:p>
    <w:p w14:paraId="68C2785B" w14:textId="42732B4F"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Alberti, M., </w:t>
      </w:r>
      <w:proofErr w:type="spellStart"/>
      <w:r w:rsidRPr="005D1568">
        <w:rPr>
          <w:rFonts w:ascii="Times New Roman" w:hAnsi="Times New Roman" w:cs="Times New Roman"/>
          <w:color w:val="000000" w:themeColor="text1"/>
        </w:rPr>
        <w:t>Marzluff</w:t>
      </w:r>
      <w:proofErr w:type="spellEnd"/>
      <w:r w:rsidRPr="005D1568">
        <w:rPr>
          <w:rFonts w:ascii="Times New Roman" w:hAnsi="Times New Roman" w:cs="Times New Roman"/>
          <w:color w:val="000000" w:themeColor="text1"/>
        </w:rPr>
        <w:t>, J., &amp; Hunt, V. M. (2017). Urban driven phenotypic changes: empirical observations and theoretical implications for eco-evolutionary feedback. </w:t>
      </w:r>
      <w:r w:rsidRPr="005D1568">
        <w:rPr>
          <w:rFonts w:ascii="Times New Roman" w:hAnsi="Times New Roman" w:cs="Times New Roman"/>
          <w:i/>
          <w:iCs/>
          <w:color w:val="000000" w:themeColor="text1"/>
        </w:rPr>
        <w:t>Philosophical Transactions of the Royal Society B: Biological Sciences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372</w:t>
      </w:r>
      <w:r w:rsidRPr="005D1568">
        <w:rPr>
          <w:rFonts w:ascii="Times New Roman" w:hAnsi="Times New Roman" w:cs="Times New Roman"/>
          <w:color w:val="000000" w:themeColor="text1"/>
        </w:rPr>
        <w:t>(1712), 20160029.</w:t>
      </w:r>
    </w:p>
    <w:p w14:paraId="575148CB" w14:textId="581C7AAD" w:rsidR="00542674" w:rsidRPr="005D1568" w:rsidRDefault="00542674"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Anderson, M. J., </w:t>
      </w:r>
      <w:proofErr w:type="spellStart"/>
      <w:r w:rsidRPr="005D1568">
        <w:rPr>
          <w:rFonts w:ascii="Times New Roman" w:hAnsi="Times New Roman" w:cs="Times New Roman"/>
          <w:color w:val="000000" w:themeColor="text1"/>
        </w:rPr>
        <w:t>Crist</w:t>
      </w:r>
      <w:proofErr w:type="spellEnd"/>
      <w:r w:rsidRPr="005D1568">
        <w:rPr>
          <w:rFonts w:ascii="Times New Roman" w:hAnsi="Times New Roman" w:cs="Times New Roman"/>
          <w:color w:val="000000" w:themeColor="text1"/>
        </w:rPr>
        <w:t xml:space="preserve">, T. O., Chase, J. M., </w:t>
      </w:r>
      <w:proofErr w:type="spellStart"/>
      <w:r w:rsidRPr="005D1568">
        <w:rPr>
          <w:rFonts w:ascii="Times New Roman" w:hAnsi="Times New Roman" w:cs="Times New Roman"/>
          <w:color w:val="000000" w:themeColor="text1"/>
        </w:rPr>
        <w:t>Vellend</w:t>
      </w:r>
      <w:proofErr w:type="spellEnd"/>
      <w:r w:rsidRPr="005D1568">
        <w:rPr>
          <w:rFonts w:ascii="Times New Roman" w:hAnsi="Times New Roman" w:cs="Times New Roman"/>
          <w:color w:val="000000" w:themeColor="text1"/>
        </w:rPr>
        <w:t>, M., Inouye, B. D., Freestone, A. L., ... &amp; Harrison, S. P. (2011). Navigating the multiple meanings of β diversity: a roadmap for the practicing ecologist. </w:t>
      </w:r>
      <w:r w:rsidRPr="005D1568">
        <w:rPr>
          <w:rFonts w:ascii="Times New Roman" w:hAnsi="Times New Roman" w:cs="Times New Roman"/>
          <w:i/>
          <w:iCs/>
          <w:color w:val="000000" w:themeColor="text1"/>
        </w:rPr>
        <w:t>Ecology letters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14</w:t>
      </w:r>
      <w:r w:rsidRPr="005D1568">
        <w:rPr>
          <w:rFonts w:ascii="Times New Roman" w:hAnsi="Times New Roman" w:cs="Times New Roman"/>
          <w:color w:val="000000" w:themeColor="text1"/>
        </w:rPr>
        <w:t>(1), 19-28.</w:t>
      </w:r>
    </w:p>
    <w:p w14:paraId="07901AD2"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Baldock, K. C., Goddard, M. A., Hicks, D. M., </w:t>
      </w:r>
      <w:proofErr w:type="spellStart"/>
      <w:r w:rsidRPr="005D1568">
        <w:rPr>
          <w:rFonts w:ascii="Times New Roman" w:hAnsi="Times New Roman" w:cs="Times New Roman"/>
          <w:color w:val="000000" w:themeColor="text1"/>
        </w:rPr>
        <w:t>Kunin</w:t>
      </w:r>
      <w:proofErr w:type="spellEnd"/>
      <w:r w:rsidRPr="005D1568">
        <w:rPr>
          <w:rFonts w:ascii="Times New Roman" w:hAnsi="Times New Roman" w:cs="Times New Roman"/>
          <w:color w:val="000000" w:themeColor="text1"/>
        </w:rPr>
        <w:t xml:space="preserve">, W. E., </w:t>
      </w:r>
      <w:proofErr w:type="spellStart"/>
      <w:r w:rsidRPr="005D1568">
        <w:rPr>
          <w:rFonts w:ascii="Times New Roman" w:hAnsi="Times New Roman" w:cs="Times New Roman"/>
          <w:color w:val="000000" w:themeColor="text1"/>
        </w:rPr>
        <w:t>Mitschunas</w:t>
      </w:r>
      <w:proofErr w:type="spellEnd"/>
      <w:r w:rsidRPr="005D1568">
        <w:rPr>
          <w:rFonts w:ascii="Times New Roman" w:hAnsi="Times New Roman" w:cs="Times New Roman"/>
          <w:color w:val="000000" w:themeColor="text1"/>
        </w:rPr>
        <w:t xml:space="preserve">, N., </w:t>
      </w:r>
      <w:proofErr w:type="spellStart"/>
      <w:r w:rsidRPr="005D1568">
        <w:rPr>
          <w:rFonts w:ascii="Times New Roman" w:hAnsi="Times New Roman" w:cs="Times New Roman"/>
          <w:color w:val="000000" w:themeColor="text1"/>
        </w:rPr>
        <w:t>Osgathorpe</w:t>
      </w:r>
      <w:proofErr w:type="spellEnd"/>
      <w:r w:rsidRPr="005D1568">
        <w:rPr>
          <w:rFonts w:ascii="Times New Roman" w:hAnsi="Times New Roman" w:cs="Times New Roman"/>
          <w:color w:val="000000" w:themeColor="text1"/>
        </w:rPr>
        <w:t>, L. M., ... &amp; Vaughan, I. P. (2015). Where is the UK's pollinator biodiversity? The importance of urban areas for flower-visiting insects. </w:t>
      </w:r>
      <w:r w:rsidRPr="005D1568">
        <w:rPr>
          <w:rFonts w:ascii="Times New Roman" w:hAnsi="Times New Roman" w:cs="Times New Roman"/>
          <w:i/>
          <w:iCs/>
          <w:color w:val="000000" w:themeColor="text1"/>
        </w:rPr>
        <w:t>Proceedings of the Royal Society B: Biological Sciences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282</w:t>
      </w:r>
      <w:r w:rsidRPr="005D1568">
        <w:rPr>
          <w:rFonts w:ascii="Times New Roman" w:hAnsi="Times New Roman" w:cs="Times New Roman"/>
          <w:color w:val="000000" w:themeColor="text1"/>
        </w:rPr>
        <w:t>(1803), 20142849.</w:t>
      </w:r>
    </w:p>
    <w:p w14:paraId="3E61A303"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lastRenderedPageBreak/>
        <w:t>Banaszak-</w:t>
      </w:r>
      <w:proofErr w:type="spellStart"/>
      <w:r w:rsidRPr="005D1568">
        <w:rPr>
          <w:rFonts w:ascii="Times New Roman" w:hAnsi="Times New Roman" w:cs="Times New Roman"/>
          <w:color w:val="000000" w:themeColor="text1"/>
        </w:rPr>
        <w:t>Cibicka</w:t>
      </w:r>
      <w:proofErr w:type="spellEnd"/>
      <w:r w:rsidRPr="005D1568">
        <w:rPr>
          <w:rFonts w:ascii="Times New Roman" w:hAnsi="Times New Roman" w:cs="Times New Roman"/>
          <w:color w:val="000000" w:themeColor="text1"/>
        </w:rPr>
        <w:t xml:space="preserve">, W., &amp; </w:t>
      </w:r>
      <w:proofErr w:type="spellStart"/>
      <w:r w:rsidRPr="005D1568">
        <w:rPr>
          <w:rFonts w:ascii="Times New Roman" w:hAnsi="Times New Roman" w:cs="Times New Roman"/>
          <w:color w:val="000000" w:themeColor="text1"/>
        </w:rPr>
        <w:t>Żmihorski</w:t>
      </w:r>
      <w:proofErr w:type="spellEnd"/>
      <w:r w:rsidRPr="005D1568">
        <w:rPr>
          <w:rFonts w:ascii="Times New Roman" w:hAnsi="Times New Roman" w:cs="Times New Roman"/>
          <w:color w:val="000000" w:themeColor="text1"/>
        </w:rPr>
        <w:t>, M. (2012). Wild bees along an urban gradient: winners and losers. </w:t>
      </w:r>
      <w:r w:rsidRPr="005D1568">
        <w:rPr>
          <w:rFonts w:ascii="Times New Roman" w:hAnsi="Times New Roman" w:cs="Times New Roman"/>
          <w:i/>
          <w:iCs/>
          <w:color w:val="000000" w:themeColor="text1"/>
        </w:rPr>
        <w:t>Journal of Insect Conservation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16</w:t>
      </w:r>
      <w:r w:rsidRPr="005D1568">
        <w:rPr>
          <w:rFonts w:ascii="Times New Roman" w:hAnsi="Times New Roman" w:cs="Times New Roman"/>
          <w:color w:val="000000" w:themeColor="text1"/>
        </w:rPr>
        <w:t>(3), 331-343.</w:t>
      </w:r>
    </w:p>
    <w:p w14:paraId="42B770D3" w14:textId="77777777"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Bascompte</w:t>
      </w:r>
      <w:proofErr w:type="spellEnd"/>
      <w:r w:rsidRPr="005D1568">
        <w:rPr>
          <w:rFonts w:ascii="Times New Roman" w:hAnsi="Times New Roman" w:cs="Times New Roman"/>
          <w:color w:val="000000" w:themeColor="text1"/>
        </w:rPr>
        <w:t xml:space="preserve">, J., &amp; </w:t>
      </w:r>
      <w:proofErr w:type="spellStart"/>
      <w:r w:rsidRPr="005D1568">
        <w:rPr>
          <w:rFonts w:ascii="Times New Roman" w:hAnsi="Times New Roman" w:cs="Times New Roman"/>
          <w:color w:val="000000" w:themeColor="text1"/>
        </w:rPr>
        <w:t>Jordano</w:t>
      </w:r>
      <w:proofErr w:type="spellEnd"/>
      <w:r w:rsidRPr="005D1568">
        <w:rPr>
          <w:rFonts w:ascii="Times New Roman" w:hAnsi="Times New Roman" w:cs="Times New Roman"/>
          <w:color w:val="000000" w:themeColor="text1"/>
        </w:rPr>
        <w:t>, P. (2013). </w:t>
      </w:r>
      <w:r w:rsidRPr="005D1568">
        <w:rPr>
          <w:rFonts w:ascii="Times New Roman" w:hAnsi="Times New Roman" w:cs="Times New Roman"/>
          <w:i/>
          <w:iCs/>
          <w:color w:val="000000" w:themeColor="text1"/>
        </w:rPr>
        <w:t xml:space="preserve">Mutualistic networks </w:t>
      </w:r>
      <w:r w:rsidRPr="005D1568">
        <w:rPr>
          <w:rFonts w:ascii="Times New Roman" w:hAnsi="Times New Roman" w:cs="Times New Roman"/>
          <w:color w:val="000000" w:themeColor="text1"/>
        </w:rPr>
        <w:t>(Vol. 70). Princeton University Press.</w:t>
      </w:r>
    </w:p>
    <w:p w14:paraId="1270141D" w14:textId="5D205E84"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Bates, A. J., Sadler, J. P., Fairbrass, A. J., Falk, S. J., Hale, J. D., &amp; Matthews, T. J. (2011). Changing bee and hoverfly pollinator assemblages along an urban-rural gradient. </w:t>
      </w:r>
      <w:proofErr w:type="spellStart"/>
      <w:r w:rsidRPr="005D1568">
        <w:rPr>
          <w:rFonts w:ascii="Times New Roman" w:hAnsi="Times New Roman" w:cs="Times New Roman"/>
          <w:i/>
          <w:iCs/>
          <w:color w:val="000000" w:themeColor="text1"/>
        </w:rPr>
        <w:t>PloS</w:t>
      </w:r>
      <w:proofErr w:type="spellEnd"/>
      <w:r w:rsidRPr="005D1568">
        <w:rPr>
          <w:rFonts w:ascii="Times New Roman" w:hAnsi="Times New Roman" w:cs="Times New Roman"/>
          <w:i/>
          <w:iCs/>
          <w:color w:val="000000" w:themeColor="text1"/>
        </w:rPr>
        <w:t xml:space="preserve"> one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6</w:t>
      </w:r>
      <w:r w:rsidRPr="005D1568">
        <w:rPr>
          <w:rFonts w:ascii="Times New Roman" w:hAnsi="Times New Roman" w:cs="Times New Roman"/>
          <w:color w:val="000000" w:themeColor="text1"/>
        </w:rPr>
        <w:t>(8), e23459.</w:t>
      </w:r>
    </w:p>
    <w:p w14:paraId="3DD6C9BE" w14:textId="2F940B6B" w:rsidR="000C7F02" w:rsidRPr="005D1568" w:rsidRDefault="000C7F02"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Bates D, </w:t>
      </w:r>
      <w:proofErr w:type="spellStart"/>
      <w:r w:rsidRPr="005D1568">
        <w:rPr>
          <w:rFonts w:ascii="Times New Roman" w:hAnsi="Times New Roman" w:cs="Times New Roman"/>
          <w:color w:val="000000" w:themeColor="text1"/>
        </w:rPr>
        <w:t>Maechler</w:t>
      </w:r>
      <w:proofErr w:type="spellEnd"/>
      <w:r w:rsidRPr="005D1568">
        <w:rPr>
          <w:rFonts w:ascii="Times New Roman" w:hAnsi="Times New Roman" w:cs="Times New Roman"/>
          <w:color w:val="000000" w:themeColor="text1"/>
        </w:rPr>
        <w:t xml:space="preserve"> M., </w:t>
      </w:r>
      <w:proofErr w:type="spellStart"/>
      <w:r w:rsidRPr="005D1568">
        <w:rPr>
          <w:rFonts w:ascii="Times New Roman" w:hAnsi="Times New Roman" w:cs="Times New Roman"/>
          <w:color w:val="000000" w:themeColor="text1"/>
        </w:rPr>
        <w:t>Bolker</w:t>
      </w:r>
      <w:proofErr w:type="spellEnd"/>
      <w:r w:rsidRPr="005D1568">
        <w:rPr>
          <w:rFonts w:ascii="Times New Roman" w:hAnsi="Times New Roman" w:cs="Times New Roman"/>
          <w:color w:val="000000" w:themeColor="text1"/>
        </w:rPr>
        <w:t xml:space="preserve"> B., Walker S. (2015). Fitting Linear Mixed-Effects Models Using lme4. Journal of Statistical Software, 67(1), 1-48. doi:10.18637/</w:t>
      </w:r>
      <w:proofErr w:type="gramStart"/>
      <w:r w:rsidRPr="005D1568">
        <w:rPr>
          <w:rFonts w:ascii="Times New Roman" w:hAnsi="Times New Roman" w:cs="Times New Roman"/>
          <w:color w:val="000000" w:themeColor="text1"/>
        </w:rPr>
        <w:t>jss.v067.i</w:t>
      </w:r>
      <w:proofErr w:type="gramEnd"/>
      <w:r w:rsidRPr="005D1568">
        <w:rPr>
          <w:rFonts w:ascii="Times New Roman" w:hAnsi="Times New Roman" w:cs="Times New Roman"/>
          <w:color w:val="000000" w:themeColor="text1"/>
        </w:rPr>
        <w:t>01.</w:t>
      </w:r>
    </w:p>
    <w:p w14:paraId="70C05E9F"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Beckmann, M., Gerstner, K., Akin‐</w:t>
      </w:r>
      <w:proofErr w:type="spellStart"/>
      <w:r w:rsidRPr="005D1568">
        <w:rPr>
          <w:rFonts w:ascii="Times New Roman" w:hAnsi="Times New Roman" w:cs="Times New Roman"/>
          <w:color w:val="000000" w:themeColor="text1"/>
        </w:rPr>
        <w:t>Fajiye</w:t>
      </w:r>
      <w:proofErr w:type="spellEnd"/>
      <w:r w:rsidRPr="005D1568">
        <w:rPr>
          <w:rFonts w:ascii="Times New Roman" w:hAnsi="Times New Roman" w:cs="Times New Roman"/>
          <w:color w:val="000000" w:themeColor="text1"/>
        </w:rPr>
        <w:t xml:space="preserve">, M., </w:t>
      </w:r>
      <w:proofErr w:type="spellStart"/>
      <w:r w:rsidRPr="005D1568">
        <w:rPr>
          <w:rFonts w:ascii="Times New Roman" w:hAnsi="Times New Roman" w:cs="Times New Roman"/>
          <w:color w:val="000000" w:themeColor="text1"/>
        </w:rPr>
        <w:t>Ceaușu</w:t>
      </w:r>
      <w:proofErr w:type="spellEnd"/>
      <w:r w:rsidRPr="005D1568">
        <w:rPr>
          <w:rFonts w:ascii="Times New Roman" w:hAnsi="Times New Roman" w:cs="Times New Roman"/>
          <w:color w:val="000000" w:themeColor="text1"/>
        </w:rPr>
        <w:t xml:space="preserve">, S., </w:t>
      </w:r>
      <w:proofErr w:type="spellStart"/>
      <w:r w:rsidRPr="005D1568">
        <w:rPr>
          <w:rFonts w:ascii="Times New Roman" w:hAnsi="Times New Roman" w:cs="Times New Roman"/>
          <w:color w:val="000000" w:themeColor="text1"/>
        </w:rPr>
        <w:t>Kambach</w:t>
      </w:r>
      <w:proofErr w:type="spellEnd"/>
      <w:r w:rsidRPr="005D1568">
        <w:rPr>
          <w:rFonts w:ascii="Times New Roman" w:hAnsi="Times New Roman" w:cs="Times New Roman"/>
          <w:color w:val="000000" w:themeColor="text1"/>
        </w:rPr>
        <w:t xml:space="preserve">, S., </w:t>
      </w:r>
      <w:proofErr w:type="spellStart"/>
      <w:r w:rsidRPr="005D1568">
        <w:rPr>
          <w:rFonts w:ascii="Times New Roman" w:hAnsi="Times New Roman" w:cs="Times New Roman"/>
          <w:color w:val="000000" w:themeColor="text1"/>
        </w:rPr>
        <w:t>Kinlock</w:t>
      </w:r>
      <w:proofErr w:type="spellEnd"/>
      <w:r w:rsidRPr="005D1568">
        <w:rPr>
          <w:rFonts w:ascii="Times New Roman" w:hAnsi="Times New Roman" w:cs="Times New Roman"/>
          <w:color w:val="000000" w:themeColor="text1"/>
        </w:rPr>
        <w:t>, N. L., ... &amp; Newbold, T. (2019). Conventional land‐use intensification reduces species richness and increases production: A global meta‐analysis. </w:t>
      </w:r>
      <w:r w:rsidRPr="005D1568">
        <w:rPr>
          <w:rFonts w:ascii="Times New Roman" w:hAnsi="Times New Roman" w:cs="Times New Roman"/>
          <w:i/>
          <w:iCs/>
          <w:color w:val="000000" w:themeColor="text1"/>
        </w:rPr>
        <w:t>Global change biology</w:t>
      </w:r>
      <w:r w:rsidRPr="005D1568">
        <w:rPr>
          <w:rFonts w:ascii="Times New Roman" w:hAnsi="Times New Roman" w:cs="Times New Roman"/>
          <w:color w:val="000000" w:themeColor="text1"/>
        </w:rPr>
        <w:t>.</w:t>
      </w:r>
    </w:p>
    <w:p w14:paraId="1EFADB8C" w14:textId="2EA1278F"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Blair, R. B. (1999). Birds and butterflies along an urban gradient: surrogate taxa for assessing </w:t>
      </w:r>
      <w:proofErr w:type="gramStart"/>
      <w:r w:rsidRPr="005D1568">
        <w:rPr>
          <w:rFonts w:ascii="Times New Roman" w:hAnsi="Times New Roman" w:cs="Times New Roman"/>
          <w:color w:val="000000" w:themeColor="text1"/>
        </w:rPr>
        <w:t>biodiversity?.</w:t>
      </w:r>
      <w:proofErr w:type="gramEnd"/>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Ecological applications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w:t>
      </w:r>
      <w:r w:rsidRPr="005D1568">
        <w:rPr>
          <w:rFonts w:ascii="Times New Roman" w:hAnsi="Times New Roman" w:cs="Times New Roman"/>
          <w:color w:val="000000" w:themeColor="text1"/>
        </w:rPr>
        <w:t>(1), 164-170.</w:t>
      </w:r>
    </w:p>
    <w:p w14:paraId="77776141" w14:textId="7DFA024F" w:rsidR="00D1410A" w:rsidRPr="005D1568" w:rsidRDefault="00D1410A" w:rsidP="005D1568">
      <w:pPr>
        <w:spacing w:line="480" w:lineRule="auto"/>
        <w:ind w:left="360"/>
        <w:rPr>
          <w:rFonts w:ascii="Times New Roman" w:hAnsi="Times New Roman" w:cs="Times New Roman"/>
          <w:bCs/>
          <w:color w:val="000000" w:themeColor="text1"/>
        </w:rPr>
      </w:pPr>
      <w:r w:rsidRPr="005D1568">
        <w:rPr>
          <w:rFonts w:ascii="Times New Roman" w:hAnsi="Times New Roman" w:cs="Times New Roman"/>
          <w:bCs/>
          <w:color w:val="000000" w:themeColor="text1"/>
        </w:rPr>
        <w:t xml:space="preserve">Blanchet, F. G., </w:t>
      </w:r>
      <w:proofErr w:type="spellStart"/>
      <w:r w:rsidRPr="005D1568">
        <w:rPr>
          <w:rFonts w:ascii="Times New Roman" w:hAnsi="Times New Roman" w:cs="Times New Roman"/>
          <w:bCs/>
          <w:color w:val="000000" w:themeColor="text1"/>
        </w:rPr>
        <w:t>Cazelles</w:t>
      </w:r>
      <w:proofErr w:type="spellEnd"/>
      <w:r w:rsidRPr="005D1568">
        <w:rPr>
          <w:rFonts w:ascii="Times New Roman" w:hAnsi="Times New Roman" w:cs="Times New Roman"/>
          <w:bCs/>
          <w:color w:val="000000" w:themeColor="text1"/>
        </w:rPr>
        <w:t>, K., &amp; Gravel, D. (2020). Co‐occurrence is not evidence of ecological interactions. </w:t>
      </w:r>
      <w:r w:rsidRPr="005D1568">
        <w:rPr>
          <w:rFonts w:ascii="Times New Roman" w:hAnsi="Times New Roman" w:cs="Times New Roman"/>
          <w:bCs/>
          <w:i/>
          <w:iCs/>
          <w:color w:val="000000" w:themeColor="text1"/>
        </w:rPr>
        <w:t>Ecology Letters</w:t>
      </w:r>
      <w:r w:rsidRPr="005D1568">
        <w:rPr>
          <w:rFonts w:ascii="Times New Roman" w:hAnsi="Times New Roman" w:cs="Times New Roman"/>
          <w:bCs/>
          <w:color w:val="000000" w:themeColor="text1"/>
        </w:rPr>
        <w:t>, </w:t>
      </w:r>
      <w:r w:rsidRPr="005D1568">
        <w:rPr>
          <w:rFonts w:ascii="Times New Roman" w:hAnsi="Times New Roman" w:cs="Times New Roman"/>
          <w:bCs/>
          <w:i/>
          <w:iCs/>
          <w:color w:val="000000" w:themeColor="text1"/>
        </w:rPr>
        <w:t>23</w:t>
      </w:r>
      <w:r w:rsidRPr="005D1568">
        <w:rPr>
          <w:rFonts w:ascii="Times New Roman" w:hAnsi="Times New Roman" w:cs="Times New Roman"/>
          <w:bCs/>
          <w:color w:val="000000" w:themeColor="text1"/>
        </w:rPr>
        <w:t>(7), 1050-1063.</w:t>
      </w:r>
    </w:p>
    <w:p w14:paraId="61F6C35D" w14:textId="3B5475B2" w:rsidR="00D1410A" w:rsidRPr="005D1568" w:rsidRDefault="00D1410A"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Burkle</w:t>
      </w:r>
      <w:proofErr w:type="spellEnd"/>
      <w:r w:rsidRPr="005D1568">
        <w:rPr>
          <w:rFonts w:ascii="Times New Roman" w:hAnsi="Times New Roman" w:cs="Times New Roman"/>
          <w:color w:val="000000" w:themeColor="text1"/>
        </w:rPr>
        <w:t xml:space="preserve">, L. A., &amp; </w:t>
      </w:r>
      <w:proofErr w:type="spellStart"/>
      <w:r w:rsidRPr="005D1568">
        <w:rPr>
          <w:rFonts w:ascii="Times New Roman" w:hAnsi="Times New Roman" w:cs="Times New Roman"/>
          <w:color w:val="000000" w:themeColor="text1"/>
        </w:rPr>
        <w:t>Alarcón</w:t>
      </w:r>
      <w:proofErr w:type="spellEnd"/>
      <w:r w:rsidRPr="005D1568">
        <w:rPr>
          <w:rFonts w:ascii="Times New Roman" w:hAnsi="Times New Roman" w:cs="Times New Roman"/>
          <w:color w:val="000000" w:themeColor="text1"/>
        </w:rPr>
        <w:t>, R. (2011). The future of plant–pollinator diversity: understanding interaction networks across time, space, and global change. </w:t>
      </w:r>
      <w:r w:rsidRPr="005D1568">
        <w:rPr>
          <w:rFonts w:ascii="Times New Roman" w:hAnsi="Times New Roman" w:cs="Times New Roman"/>
          <w:i/>
          <w:iCs/>
          <w:color w:val="000000" w:themeColor="text1"/>
        </w:rPr>
        <w:t>American journal of botany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98</w:t>
      </w:r>
      <w:r w:rsidRPr="005D1568">
        <w:rPr>
          <w:rFonts w:ascii="Times New Roman" w:hAnsi="Times New Roman" w:cs="Times New Roman"/>
          <w:color w:val="000000" w:themeColor="text1"/>
        </w:rPr>
        <w:t>(3), 528-538.</w:t>
      </w:r>
    </w:p>
    <w:p w14:paraId="3233EEA1" w14:textId="6A59D0C0" w:rsidR="00517457" w:rsidRPr="005D1568" w:rsidRDefault="00517457"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Burkle</w:t>
      </w:r>
      <w:proofErr w:type="spellEnd"/>
      <w:r w:rsidRPr="005D1568">
        <w:rPr>
          <w:rFonts w:ascii="Times New Roman" w:hAnsi="Times New Roman" w:cs="Times New Roman"/>
          <w:color w:val="000000" w:themeColor="text1"/>
        </w:rPr>
        <w:t>, L. A., Myers, J. A., &amp; Belote, R. T. (2016). The beta‐diversity of species interactions: Untangling the drivers of geographic variation in plant–pollinator diversity and function across scales. </w:t>
      </w:r>
      <w:r w:rsidRPr="005D1568">
        <w:rPr>
          <w:rFonts w:ascii="Times New Roman" w:hAnsi="Times New Roman" w:cs="Times New Roman"/>
          <w:i/>
          <w:iCs/>
          <w:color w:val="000000" w:themeColor="text1"/>
        </w:rPr>
        <w:t>American journal of botany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103</w:t>
      </w:r>
      <w:r w:rsidRPr="005D1568">
        <w:rPr>
          <w:rFonts w:ascii="Times New Roman" w:hAnsi="Times New Roman" w:cs="Times New Roman"/>
          <w:color w:val="000000" w:themeColor="text1"/>
        </w:rPr>
        <w:t>(1), 118-128.</w:t>
      </w:r>
    </w:p>
    <w:p w14:paraId="620E1B11"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Cane, J. H., </w:t>
      </w:r>
      <w:proofErr w:type="spellStart"/>
      <w:r w:rsidRPr="005D1568">
        <w:rPr>
          <w:rFonts w:ascii="Times New Roman" w:hAnsi="Times New Roman" w:cs="Times New Roman"/>
          <w:color w:val="000000" w:themeColor="text1"/>
        </w:rPr>
        <w:t>Minckley</w:t>
      </w:r>
      <w:proofErr w:type="spellEnd"/>
      <w:r w:rsidRPr="005D1568">
        <w:rPr>
          <w:rFonts w:ascii="Times New Roman" w:hAnsi="Times New Roman" w:cs="Times New Roman"/>
          <w:color w:val="000000" w:themeColor="text1"/>
        </w:rPr>
        <w:t xml:space="preserve">, R. L., </w:t>
      </w:r>
      <w:proofErr w:type="spellStart"/>
      <w:r w:rsidRPr="005D1568">
        <w:rPr>
          <w:rFonts w:ascii="Times New Roman" w:hAnsi="Times New Roman" w:cs="Times New Roman"/>
          <w:color w:val="000000" w:themeColor="text1"/>
        </w:rPr>
        <w:t>Kervin</w:t>
      </w:r>
      <w:proofErr w:type="spellEnd"/>
      <w:r w:rsidRPr="005D1568">
        <w:rPr>
          <w:rFonts w:ascii="Times New Roman" w:hAnsi="Times New Roman" w:cs="Times New Roman"/>
          <w:color w:val="000000" w:themeColor="text1"/>
        </w:rPr>
        <w:t xml:space="preserve">, L. J., Roulston, T. A. H., &amp; Williams, N. M. (2006). Complex responses within a desert bee guild (Hymenoptera: </w:t>
      </w:r>
      <w:proofErr w:type="spellStart"/>
      <w:r w:rsidRPr="005D1568">
        <w:rPr>
          <w:rFonts w:ascii="Times New Roman" w:hAnsi="Times New Roman" w:cs="Times New Roman"/>
          <w:color w:val="000000" w:themeColor="text1"/>
        </w:rPr>
        <w:t>Apiformes</w:t>
      </w:r>
      <w:proofErr w:type="spellEnd"/>
      <w:r w:rsidRPr="005D1568">
        <w:rPr>
          <w:rFonts w:ascii="Times New Roman" w:hAnsi="Times New Roman" w:cs="Times New Roman"/>
          <w:color w:val="000000" w:themeColor="text1"/>
        </w:rPr>
        <w:t>) to urban habitat fragmentation. </w:t>
      </w:r>
      <w:r w:rsidRPr="005D1568">
        <w:rPr>
          <w:rFonts w:ascii="Times New Roman" w:hAnsi="Times New Roman" w:cs="Times New Roman"/>
          <w:i/>
          <w:iCs/>
          <w:color w:val="000000" w:themeColor="text1"/>
        </w:rPr>
        <w:t>Ecological Applications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16</w:t>
      </w:r>
      <w:r w:rsidRPr="005D1568">
        <w:rPr>
          <w:rFonts w:ascii="Times New Roman" w:hAnsi="Times New Roman" w:cs="Times New Roman"/>
          <w:color w:val="000000" w:themeColor="text1"/>
        </w:rPr>
        <w:t>(2), 632-644.</w:t>
      </w:r>
    </w:p>
    <w:p w14:paraId="52314CFE" w14:textId="3FE095F0"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lastRenderedPageBreak/>
        <w:t xml:space="preserve">Carrier, J. A., &amp; </w:t>
      </w:r>
      <w:proofErr w:type="spellStart"/>
      <w:r w:rsidRPr="005D1568">
        <w:rPr>
          <w:rFonts w:ascii="Times New Roman" w:hAnsi="Times New Roman" w:cs="Times New Roman"/>
          <w:color w:val="000000" w:themeColor="text1"/>
        </w:rPr>
        <w:t>Beebee</w:t>
      </w:r>
      <w:proofErr w:type="spellEnd"/>
      <w:r w:rsidRPr="005D1568">
        <w:rPr>
          <w:rFonts w:ascii="Times New Roman" w:hAnsi="Times New Roman" w:cs="Times New Roman"/>
          <w:color w:val="000000" w:themeColor="text1"/>
        </w:rPr>
        <w:t xml:space="preserve">, T. J. (2003). Recent, substantial, and unexplained declines of the common toad Bufo </w:t>
      </w:r>
      <w:proofErr w:type="spellStart"/>
      <w:r w:rsidRPr="005D1568">
        <w:rPr>
          <w:rFonts w:ascii="Times New Roman" w:hAnsi="Times New Roman" w:cs="Times New Roman"/>
          <w:color w:val="000000" w:themeColor="text1"/>
        </w:rPr>
        <w:t>bufo</w:t>
      </w:r>
      <w:proofErr w:type="spellEnd"/>
      <w:r w:rsidRPr="005D1568">
        <w:rPr>
          <w:rFonts w:ascii="Times New Roman" w:hAnsi="Times New Roman" w:cs="Times New Roman"/>
          <w:color w:val="000000" w:themeColor="text1"/>
        </w:rPr>
        <w:t xml:space="preserve"> in lowland England. </w:t>
      </w:r>
      <w:r w:rsidRPr="005D1568">
        <w:rPr>
          <w:rFonts w:ascii="Times New Roman" w:hAnsi="Times New Roman" w:cs="Times New Roman"/>
          <w:i/>
          <w:iCs/>
          <w:color w:val="000000" w:themeColor="text1"/>
        </w:rPr>
        <w:t>Biological Conservation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111</w:t>
      </w:r>
      <w:r w:rsidRPr="005D1568">
        <w:rPr>
          <w:rFonts w:ascii="Times New Roman" w:hAnsi="Times New Roman" w:cs="Times New Roman"/>
          <w:color w:val="000000" w:themeColor="text1"/>
        </w:rPr>
        <w:t>(3), 395-399.</w:t>
      </w:r>
    </w:p>
    <w:p w14:paraId="25E4EF2E" w14:textId="7824A383" w:rsidR="00B033D4" w:rsidRPr="005D1568" w:rsidRDefault="00B033D4"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Carstensen, D. W., </w:t>
      </w:r>
      <w:proofErr w:type="spellStart"/>
      <w:r w:rsidRPr="005D1568">
        <w:rPr>
          <w:rFonts w:ascii="Times New Roman" w:hAnsi="Times New Roman" w:cs="Times New Roman"/>
          <w:color w:val="000000" w:themeColor="text1"/>
        </w:rPr>
        <w:t>Sabatino</w:t>
      </w:r>
      <w:proofErr w:type="spellEnd"/>
      <w:r w:rsidRPr="005D1568">
        <w:rPr>
          <w:rFonts w:ascii="Times New Roman" w:hAnsi="Times New Roman" w:cs="Times New Roman"/>
          <w:color w:val="000000" w:themeColor="text1"/>
        </w:rPr>
        <w:t xml:space="preserve">, M., </w:t>
      </w:r>
      <w:proofErr w:type="spellStart"/>
      <w:r w:rsidRPr="005D1568">
        <w:rPr>
          <w:rFonts w:ascii="Times New Roman" w:hAnsi="Times New Roman" w:cs="Times New Roman"/>
          <w:color w:val="000000" w:themeColor="text1"/>
        </w:rPr>
        <w:t>Trøjelsgaard</w:t>
      </w:r>
      <w:proofErr w:type="spellEnd"/>
      <w:r w:rsidRPr="005D1568">
        <w:rPr>
          <w:rFonts w:ascii="Times New Roman" w:hAnsi="Times New Roman" w:cs="Times New Roman"/>
          <w:color w:val="000000" w:themeColor="text1"/>
        </w:rPr>
        <w:t xml:space="preserve">, K., &amp; </w:t>
      </w:r>
      <w:proofErr w:type="spellStart"/>
      <w:r w:rsidRPr="005D1568">
        <w:rPr>
          <w:rFonts w:ascii="Times New Roman" w:hAnsi="Times New Roman" w:cs="Times New Roman"/>
          <w:color w:val="000000" w:themeColor="text1"/>
        </w:rPr>
        <w:t>Morellato</w:t>
      </w:r>
      <w:proofErr w:type="spellEnd"/>
      <w:r w:rsidRPr="005D1568">
        <w:rPr>
          <w:rFonts w:ascii="Times New Roman" w:hAnsi="Times New Roman" w:cs="Times New Roman"/>
          <w:color w:val="000000" w:themeColor="text1"/>
        </w:rPr>
        <w:t>, L. P. C. (2014). Beta diversity of plant-pollinator networks and the spatial turnover of pairwise interactions. </w:t>
      </w:r>
      <w:proofErr w:type="spellStart"/>
      <w:r w:rsidRPr="005D1568">
        <w:rPr>
          <w:rFonts w:ascii="Times New Roman" w:hAnsi="Times New Roman" w:cs="Times New Roman"/>
          <w:i/>
          <w:iCs/>
          <w:color w:val="000000" w:themeColor="text1"/>
        </w:rPr>
        <w:t>PLoS</w:t>
      </w:r>
      <w:proofErr w:type="spellEnd"/>
      <w:r w:rsidRPr="005D1568">
        <w:rPr>
          <w:rFonts w:ascii="Times New Roman" w:hAnsi="Times New Roman" w:cs="Times New Roman"/>
          <w:i/>
          <w:iCs/>
          <w:color w:val="000000" w:themeColor="text1"/>
        </w:rPr>
        <w:t xml:space="preserve"> One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w:t>
      </w:r>
      <w:r w:rsidRPr="005D1568">
        <w:rPr>
          <w:rFonts w:ascii="Times New Roman" w:hAnsi="Times New Roman" w:cs="Times New Roman"/>
          <w:color w:val="000000" w:themeColor="text1"/>
        </w:rPr>
        <w:t>(11), e112903.</w:t>
      </w:r>
    </w:p>
    <w:p w14:paraId="60DC6CB1" w14:textId="2B73FD6C" w:rsidR="00C90F2D" w:rsidRPr="005D1568" w:rsidRDefault="00C90F2D"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Chase, J. M., Kraft, N. J., Smith, K. G., </w:t>
      </w:r>
      <w:proofErr w:type="spellStart"/>
      <w:r w:rsidRPr="005D1568">
        <w:rPr>
          <w:rFonts w:ascii="Times New Roman" w:hAnsi="Times New Roman" w:cs="Times New Roman"/>
          <w:color w:val="000000" w:themeColor="text1"/>
        </w:rPr>
        <w:t>Vellend</w:t>
      </w:r>
      <w:proofErr w:type="spellEnd"/>
      <w:r w:rsidRPr="005D1568">
        <w:rPr>
          <w:rFonts w:ascii="Times New Roman" w:hAnsi="Times New Roman" w:cs="Times New Roman"/>
          <w:color w:val="000000" w:themeColor="text1"/>
        </w:rPr>
        <w:t>, M., &amp; Inouye, B. D. (2011). Using null models to disentangle variation in community dissimilarity from variation in α‐diversity. </w:t>
      </w:r>
      <w:r w:rsidRPr="005D1568">
        <w:rPr>
          <w:rFonts w:ascii="Times New Roman" w:hAnsi="Times New Roman" w:cs="Times New Roman"/>
          <w:i/>
          <w:iCs/>
          <w:color w:val="000000" w:themeColor="text1"/>
        </w:rPr>
        <w:t>Ecosphere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w:t>
      </w:r>
      <w:r w:rsidRPr="005D1568">
        <w:rPr>
          <w:rFonts w:ascii="Times New Roman" w:hAnsi="Times New Roman" w:cs="Times New Roman"/>
          <w:color w:val="000000" w:themeColor="text1"/>
        </w:rPr>
        <w:t>(2), 1-11.</w:t>
      </w:r>
    </w:p>
    <w:p w14:paraId="0C27F4E9" w14:textId="52D80893" w:rsidR="00193017" w:rsidRPr="005D1568" w:rsidRDefault="00193017"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Dray S., Bauman D., Blanchet G., </w:t>
      </w:r>
      <w:proofErr w:type="spellStart"/>
      <w:r w:rsidRPr="005D1568">
        <w:rPr>
          <w:rFonts w:ascii="Times New Roman" w:hAnsi="Times New Roman" w:cs="Times New Roman"/>
          <w:color w:val="000000" w:themeColor="text1"/>
        </w:rPr>
        <w:t>Borcard</w:t>
      </w:r>
      <w:proofErr w:type="spellEnd"/>
      <w:r w:rsidRPr="005D1568">
        <w:rPr>
          <w:rFonts w:ascii="Times New Roman" w:hAnsi="Times New Roman" w:cs="Times New Roman"/>
          <w:color w:val="000000" w:themeColor="text1"/>
        </w:rPr>
        <w:t xml:space="preserve"> D., </w:t>
      </w:r>
      <w:proofErr w:type="spellStart"/>
      <w:r w:rsidRPr="005D1568">
        <w:rPr>
          <w:rFonts w:ascii="Times New Roman" w:hAnsi="Times New Roman" w:cs="Times New Roman"/>
          <w:color w:val="000000" w:themeColor="text1"/>
        </w:rPr>
        <w:t>Clappe</w:t>
      </w:r>
      <w:proofErr w:type="spellEnd"/>
      <w:r w:rsidRPr="005D1568">
        <w:rPr>
          <w:rFonts w:ascii="Times New Roman" w:hAnsi="Times New Roman" w:cs="Times New Roman"/>
          <w:color w:val="000000" w:themeColor="text1"/>
        </w:rPr>
        <w:t xml:space="preserve"> S., </w:t>
      </w:r>
      <w:proofErr w:type="spellStart"/>
      <w:r w:rsidRPr="005D1568">
        <w:rPr>
          <w:rFonts w:ascii="Times New Roman" w:hAnsi="Times New Roman" w:cs="Times New Roman"/>
          <w:color w:val="000000" w:themeColor="text1"/>
        </w:rPr>
        <w:t>Guenard</w:t>
      </w:r>
      <w:proofErr w:type="spellEnd"/>
      <w:r w:rsidRPr="005D1568">
        <w:rPr>
          <w:rFonts w:ascii="Times New Roman" w:hAnsi="Times New Roman" w:cs="Times New Roman"/>
          <w:color w:val="000000" w:themeColor="text1"/>
        </w:rPr>
        <w:t xml:space="preserve"> G., </w:t>
      </w:r>
      <w:proofErr w:type="spellStart"/>
      <w:r w:rsidRPr="005D1568">
        <w:rPr>
          <w:rFonts w:ascii="Times New Roman" w:hAnsi="Times New Roman" w:cs="Times New Roman"/>
          <w:color w:val="000000" w:themeColor="text1"/>
        </w:rPr>
        <w:t>Jombart</w:t>
      </w:r>
      <w:proofErr w:type="spellEnd"/>
      <w:r w:rsidRPr="005D1568">
        <w:rPr>
          <w:rFonts w:ascii="Times New Roman" w:hAnsi="Times New Roman" w:cs="Times New Roman"/>
          <w:color w:val="000000" w:themeColor="text1"/>
        </w:rPr>
        <w:t xml:space="preserve"> T., Larocque G., Legendre P., Madi N. &amp; Wagner H. H. (2020). </w:t>
      </w:r>
      <w:proofErr w:type="spellStart"/>
      <w:r w:rsidRPr="005D1568">
        <w:rPr>
          <w:rFonts w:ascii="Times New Roman" w:hAnsi="Times New Roman" w:cs="Times New Roman"/>
          <w:color w:val="000000" w:themeColor="text1"/>
        </w:rPr>
        <w:t>adespatial</w:t>
      </w:r>
      <w:proofErr w:type="spellEnd"/>
      <w:r w:rsidRPr="005D1568">
        <w:rPr>
          <w:rFonts w:ascii="Times New Roman" w:hAnsi="Times New Roman" w:cs="Times New Roman"/>
          <w:color w:val="000000" w:themeColor="text1"/>
        </w:rPr>
        <w:t xml:space="preserve">: Multivariate Multiscale Spatial Analysis. R package version 0.3-8. </w:t>
      </w:r>
      <w:hyperlink r:id="rId21" w:history="1">
        <w:r w:rsidRPr="005D1568">
          <w:rPr>
            <w:rStyle w:val="Hyperlink"/>
            <w:rFonts w:ascii="Times New Roman" w:hAnsi="Times New Roman" w:cs="Times New Roman"/>
            <w:color w:val="000000" w:themeColor="text1"/>
          </w:rPr>
          <w:t>https://CRAN.R-project.org/package=adespatial</w:t>
        </w:r>
      </w:hyperlink>
    </w:p>
    <w:p w14:paraId="10E20492" w14:textId="0E1421FD" w:rsidR="00193017" w:rsidRPr="005D1568" w:rsidRDefault="00AA507D"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Dray S., Matias C., Miele V., </w:t>
      </w:r>
      <w:proofErr w:type="spellStart"/>
      <w:r w:rsidRPr="005D1568">
        <w:rPr>
          <w:rFonts w:ascii="Times New Roman" w:hAnsi="Times New Roman" w:cs="Times New Roman"/>
          <w:color w:val="000000" w:themeColor="text1"/>
        </w:rPr>
        <w:t>Ohlmann</w:t>
      </w:r>
      <w:proofErr w:type="spellEnd"/>
      <w:r w:rsidRPr="005D1568">
        <w:rPr>
          <w:rFonts w:ascii="Times New Roman" w:hAnsi="Times New Roman" w:cs="Times New Roman"/>
          <w:color w:val="000000" w:themeColor="text1"/>
        </w:rPr>
        <w:t xml:space="preserve"> M. &amp; </w:t>
      </w:r>
      <w:proofErr w:type="spellStart"/>
      <w:r w:rsidRPr="005D1568">
        <w:rPr>
          <w:rFonts w:ascii="Times New Roman" w:hAnsi="Times New Roman" w:cs="Times New Roman"/>
          <w:color w:val="000000" w:themeColor="text1"/>
        </w:rPr>
        <w:t>Thuiller</w:t>
      </w:r>
      <w:proofErr w:type="spellEnd"/>
      <w:r w:rsidRPr="005D1568">
        <w:rPr>
          <w:rFonts w:ascii="Times New Roman" w:hAnsi="Times New Roman" w:cs="Times New Roman"/>
          <w:color w:val="000000" w:themeColor="text1"/>
        </w:rPr>
        <w:t xml:space="preserve"> W. (2020). </w:t>
      </w:r>
      <w:proofErr w:type="spellStart"/>
      <w:r w:rsidRPr="005D1568">
        <w:rPr>
          <w:rFonts w:ascii="Times New Roman" w:hAnsi="Times New Roman" w:cs="Times New Roman"/>
          <w:color w:val="000000" w:themeColor="text1"/>
        </w:rPr>
        <w:t>econetwork</w:t>
      </w:r>
      <w:proofErr w:type="spellEnd"/>
      <w:r w:rsidRPr="005D1568">
        <w:rPr>
          <w:rFonts w:ascii="Times New Roman" w:hAnsi="Times New Roman" w:cs="Times New Roman"/>
          <w:color w:val="000000" w:themeColor="text1"/>
        </w:rPr>
        <w:t xml:space="preserve">: </w:t>
      </w:r>
      <w:proofErr w:type="spellStart"/>
      <w:r w:rsidRPr="005D1568">
        <w:rPr>
          <w:rFonts w:ascii="Times New Roman" w:hAnsi="Times New Roman" w:cs="Times New Roman"/>
          <w:color w:val="000000" w:themeColor="text1"/>
        </w:rPr>
        <w:t>Analyzing</w:t>
      </w:r>
      <w:proofErr w:type="spellEnd"/>
      <w:r w:rsidRPr="005D1568">
        <w:rPr>
          <w:rFonts w:ascii="Times New Roman" w:hAnsi="Times New Roman" w:cs="Times New Roman"/>
          <w:color w:val="000000" w:themeColor="text1"/>
        </w:rPr>
        <w:t xml:space="preserve"> Ecological Networks. R package version 0.4.1. </w:t>
      </w:r>
      <w:hyperlink r:id="rId22" w:history="1">
        <w:r w:rsidR="006A24D8" w:rsidRPr="005D1568">
          <w:rPr>
            <w:rStyle w:val="Hyperlink"/>
            <w:rFonts w:ascii="Times New Roman" w:hAnsi="Times New Roman" w:cs="Times New Roman"/>
            <w:color w:val="000000" w:themeColor="text1"/>
          </w:rPr>
          <w:t>https://CRAN.R-project.org/package=econetwork</w:t>
        </w:r>
      </w:hyperlink>
    </w:p>
    <w:p w14:paraId="4080B194" w14:textId="40F521F0" w:rsidR="006A24D8" w:rsidRPr="005D1568" w:rsidRDefault="006A24D8"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Dunne, J. A. (2006). The network structure of food webs. </w:t>
      </w:r>
      <w:r w:rsidRPr="005D1568">
        <w:rPr>
          <w:rFonts w:ascii="Times New Roman" w:hAnsi="Times New Roman" w:cs="Times New Roman"/>
          <w:i/>
          <w:iCs/>
          <w:color w:val="000000" w:themeColor="text1"/>
        </w:rPr>
        <w:t>Ecological networks: linking structure to dynamics in food webs</w:t>
      </w:r>
      <w:r w:rsidRPr="005D1568">
        <w:rPr>
          <w:rFonts w:ascii="Times New Roman" w:hAnsi="Times New Roman" w:cs="Times New Roman"/>
          <w:color w:val="000000" w:themeColor="text1"/>
        </w:rPr>
        <w:t>, 27-86.</w:t>
      </w:r>
    </w:p>
    <w:p w14:paraId="24649BC5" w14:textId="6CF98E39" w:rsidR="00604D8E" w:rsidRPr="005D1568" w:rsidRDefault="00604D8E" w:rsidP="005D1568">
      <w:pPr>
        <w:spacing w:line="480" w:lineRule="auto"/>
        <w:ind w:left="360"/>
        <w:rPr>
          <w:rFonts w:ascii="Times New Roman" w:hAnsi="Times New Roman" w:cs="Times New Roman"/>
          <w:color w:val="000000" w:themeColor="text1"/>
        </w:rPr>
      </w:pPr>
      <w:bookmarkStart w:id="12" w:name="_Hlk8943098"/>
      <w:proofErr w:type="spellStart"/>
      <w:r w:rsidRPr="005D1568">
        <w:rPr>
          <w:rFonts w:ascii="Times New Roman" w:hAnsi="Times New Roman" w:cs="Times New Roman"/>
          <w:color w:val="000000" w:themeColor="text1"/>
        </w:rPr>
        <w:t>Ekroos</w:t>
      </w:r>
      <w:proofErr w:type="spellEnd"/>
      <w:r w:rsidRPr="005D1568">
        <w:rPr>
          <w:rFonts w:ascii="Times New Roman" w:hAnsi="Times New Roman" w:cs="Times New Roman"/>
          <w:color w:val="000000" w:themeColor="text1"/>
        </w:rPr>
        <w:t xml:space="preserve">, J., </w:t>
      </w:r>
      <w:proofErr w:type="spellStart"/>
      <w:r w:rsidRPr="005D1568">
        <w:rPr>
          <w:rFonts w:ascii="Times New Roman" w:hAnsi="Times New Roman" w:cs="Times New Roman"/>
          <w:color w:val="000000" w:themeColor="text1"/>
        </w:rPr>
        <w:t>Heliölä</w:t>
      </w:r>
      <w:proofErr w:type="spellEnd"/>
      <w:r w:rsidRPr="005D1568">
        <w:rPr>
          <w:rFonts w:ascii="Times New Roman" w:hAnsi="Times New Roman" w:cs="Times New Roman"/>
          <w:color w:val="000000" w:themeColor="text1"/>
        </w:rPr>
        <w:t xml:space="preserve">, J., &amp; </w:t>
      </w:r>
      <w:proofErr w:type="spellStart"/>
      <w:r w:rsidRPr="005D1568">
        <w:rPr>
          <w:rFonts w:ascii="Times New Roman" w:hAnsi="Times New Roman" w:cs="Times New Roman"/>
          <w:color w:val="000000" w:themeColor="text1"/>
        </w:rPr>
        <w:t>Kuussaari</w:t>
      </w:r>
      <w:proofErr w:type="spellEnd"/>
      <w:r w:rsidRPr="005D1568">
        <w:rPr>
          <w:rFonts w:ascii="Times New Roman" w:hAnsi="Times New Roman" w:cs="Times New Roman"/>
          <w:color w:val="000000" w:themeColor="text1"/>
        </w:rPr>
        <w:t>, M. (2010</w:t>
      </w:r>
      <w:bookmarkEnd w:id="12"/>
      <w:r w:rsidRPr="005D1568">
        <w:rPr>
          <w:rFonts w:ascii="Times New Roman" w:hAnsi="Times New Roman" w:cs="Times New Roman"/>
          <w:color w:val="000000" w:themeColor="text1"/>
        </w:rPr>
        <w:t>). Homogenization of lepidopteran communities in intensively cultivated agricultural landscapes. </w:t>
      </w:r>
      <w:r w:rsidRPr="005D1568">
        <w:rPr>
          <w:rFonts w:ascii="Times New Roman" w:hAnsi="Times New Roman" w:cs="Times New Roman"/>
          <w:i/>
          <w:iCs/>
          <w:color w:val="000000" w:themeColor="text1"/>
        </w:rPr>
        <w:t>Journal of Applied Ecology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47</w:t>
      </w:r>
      <w:r w:rsidRPr="005D1568">
        <w:rPr>
          <w:rFonts w:ascii="Times New Roman" w:hAnsi="Times New Roman" w:cs="Times New Roman"/>
          <w:color w:val="000000" w:themeColor="text1"/>
        </w:rPr>
        <w:t>(2), 459-467.</w:t>
      </w:r>
    </w:p>
    <w:p w14:paraId="42B8A710" w14:textId="77777777"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Elmqvist</w:t>
      </w:r>
      <w:proofErr w:type="spellEnd"/>
      <w:r w:rsidRPr="005D1568">
        <w:rPr>
          <w:rFonts w:ascii="Times New Roman" w:hAnsi="Times New Roman" w:cs="Times New Roman"/>
          <w:color w:val="000000" w:themeColor="text1"/>
        </w:rPr>
        <w:t xml:space="preserve">, T., </w:t>
      </w:r>
      <w:proofErr w:type="spellStart"/>
      <w:r w:rsidRPr="005D1568">
        <w:rPr>
          <w:rFonts w:ascii="Times New Roman" w:hAnsi="Times New Roman" w:cs="Times New Roman"/>
          <w:color w:val="000000" w:themeColor="text1"/>
        </w:rPr>
        <w:t>Setälä</w:t>
      </w:r>
      <w:proofErr w:type="spellEnd"/>
      <w:r w:rsidRPr="005D1568">
        <w:rPr>
          <w:rFonts w:ascii="Times New Roman" w:hAnsi="Times New Roman" w:cs="Times New Roman"/>
          <w:color w:val="000000" w:themeColor="text1"/>
        </w:rPr>
        <w:t xml:space="preserve">, H., Handel, S. N., Van Der Ploeg, S., Aronson, J., </w:t>
      </w:r>
      <w:proofErr w:type="spellStart"/>
      <w:r w:rsidRPr="005D1568">
        <w:rPr>
          <w:rFonts w:ascii="Times New Roman" w:hAnsi="Times New Roman" w:cs="Times New Roman"/>
          <w:color w:val="000000" w:themeColor="text1"/>
        </w:rPr>
        <w:t>Blignaut</w:t>
      </w:r>
      <w:proofErr w:type="spellEnd"/>
      <w:r w:rsidRPr="005D1568">
        <w:rPr>
          <w:rFonts w:ascii="Times New Roman" w:hAnsi="Times New Roman" w:cs="Times New Roman"/>
          <w:color w:val="000000" w:themeColor="text1"/>
        </w:rPr>
        <w:t>, J. N., ... &amp; De Groot, R. (2015). Benefits of restoring ecosystem services in urban areas. </w:t>
      </w:r>
      <w:r w:rsidRPr="005D1568">
        <w:rPr>
          <w:rFonts w:ascii="Times New Roman" w:hAnsi="Times New Roman" w:cs="Times New Roman"/>
          <w:i/>
          <w:iCs/>
          <w:color w:val="000000" w:themeColor="text1"/>
        </w:rPr>
        <w:t>Current opinion in environmental sustainability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14</w:t>
      </w:r>
      <w:r w:rsidRPr="005D1568">
        <w:rPr>
          <w:rFonts w:ascii="Times New Roman" w:hAnsi="Times New Roman" w:cs="Times New Roman"/>
          <w:color w:val="000000" w:themeColor="text1"/>
        </w:rPr>
        <w:t>, 101-108.</w:t>
      </w:r>
    </w:p>
    <w:p w14:paraId="40EDEA21"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Falk, S. J. (2015). </w:t>
      </w:r>
      <w:r w:rsidRPr="005D1568">
        <w:rPr>
          <w:rFonts w:ascii="Times New Roman" w:hAnsi="Times New Roman" w:cs="Times New Roman"/>
          <w:i/>
          <w:iCs/>
          <w:color w:val="000000" w:themeColor="text1"/>
        </w:rPr>
        <w:t>Field guide to the bees of Great Britain and Ireland</w:t>
      </w:r>
      <w:r w:rsidRPr="005D1568">
        <w:rPr>
          <w:rFonts w:ascii="Times New Roman" w:hAnsi="Times New Roman" w:cs="Times New Roman"/>
          <w:color w:val="000000" w:themeColor="text1"/>
        </w:rPr>
        <w:t>. British Wildlife Publishing.</w:t>
      </w:r>
    </w:p>
    <w:p w14:paraId="023BBB40" w14:textId="77777777"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lastRenderedPageBreak/>
        <w:t>Flohre</w:t>
      </w:r>
      <w:proofErr w:type="spellEnd"/>
      <w:r w:rsidRPr="005D1568">
        <w:rPr>
          <w:rFonts w:ascii="Times New Roman" w:hAnsi="Times New Roman" w:cs="Times New Roman"/>
          <w:color w:val="000000" w:themeColor="text1"/>
        </w:rPr>
        <w:t xml:space="preserve">, A., Fischer, C., </w:t>
      </w:r>
      <w:proofErr w:type="spellStart"/>
      <w:r w:rsidRPr="005D1568">
        <w:rPr>
          <w:rFonts w:ascii="Times New Roman" w:hAnsi="Times New Roman" w:cs="Times New Roman"/>
          <w:color w:val="000000" w:themeColor="text1"/>
        </w:rPr>
        <w:t>Aavik</w:t>
      </w:r>
      <w:proofErr w:type="spellEnd"/>
      <w:r w:rsidRPr="005D1568">
        <w:rPr>
          <w:rFonts w:ascii="Times New Roman" w:hAnsi="Times New Roman" w:cs="Times New Roman"/>
          <w:color w:val="000000" w:themeColor="text1"/>
        </w:rPr>
        <w:t xml:space="preserve">, T., Bengtsson, J., </w:t>
      </w:r>
      <w:proofErr w:type="spellStart"/>
      <w:r w:rsidRPr="005D1568">
        <w:rPr>
          <w:rFonts w:ascii="Times New Roman" w:hAnsi="Times New Roman" w:cs="Times New Roman"/>
          <w:color w:val="000000" w:themeColor="text1"/>
        </w:rPr>
        <w:t>Berendse</w:t>
      </w:r>
      <w:proofErr w:type="spellEnd"/>
      <w:r w:rsidRPr="005D1568">
        <w:rPr>
          <w:rFonts w:ascii="Times New Roman" w:hAnsi="Times New Roman" w:cs="Times New Roman"/>
          <w:color w:val="000000" w:themeColor="text1"/>
        </w:rPr>
        <w:t xml:space="preserve">, F., </w:t>
      </w:r>
      <w:proofErr w:type="spellStart"/>
      <w:r w:rsidRPr="005D1568">
        <w:rPr>
          <w:rFonts w:ascii="Times New Roman" w:hAnsi="Times New Roman" w:cs="Times New Roman"/>
          <w:color w:val="000000" w:themeColor="text1"/>
        </w:rPr>
        <w:t>Bommarco</w:t>
      </w:r>
      <w:proofErr w:type="spellEnd"/>
      <w:r w:rsidRPr="005D1568">
        <w:rPr>
          <w:rFonts w:ascii="Times New Roman" w:hAnsi="Times New Roman" w:cs="Times New Roman"/>
          <w:color w:val="000000" w:themeColor="text1"/>
        </w:rPr>
        <w:t>, R., ... &amp; Emmerson, M. (2011). Agricultural intensification and biodiversity partitioning in European landscapes comparing plants, carabids, and birds. </w:t>
      </w:r>
      <w:r w:rsidRPr="005D1568">
        <w:rPr>
          <w:rFonts w:ascii="Times New Roman" w:hAnsi="Times New Roman" w:cs="Times New Roman"/>
          <w:i/>
          <w:iCs/>
          <w:color w:val="000000" w:themeColor="text1"/>
        </w:rPr>
        <w:t>Ecological Applications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21</w:t>
      </w:r>
      <w:r w:rsidRPr="005D1568">
        <w:rPr>
          <w:rFonts w:ascii="Times New Roman" w:hAnsi="Times New Roman" w:cs="Times New Roman"/>
          <w:color w:val="000000" w:themeColor="text1"/>
        </w:rPr>
        <w:t>(5), 1772-1781.</w:t>
      </w:r>
    </w:p>
    <w:p w14:paraId="488B2FC3"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Foley, J. A., </w:t>
      </w:r>
      <w:proofErr w:type="spellStart"/>
      <w:r w:rsidRPr="005D1568">
        <w:rPr>
          <w:rFonts w:ascii="Times New Roman" w:hAnsi="Times New Roman" w:cs="Times New Roman"/>
          <w:color w:val="000000" w:themeColor="text1"/>
        </w:rPr>
        <w:t>DeFries</w:t>
      </w:r>
      <w:proofErr w:type="spellEnd"/>
      <w:r w:rsidRPr="005D1568">
        <w:rPr>
          <w:rFonts w:ascii="Times New Roman" w:hAnsi="Times New Roman" w:cs="Times New Roman"/>
          <w:color w:val="000000" w:themeColor="text1"/>
        </w:rPr>
        <w:t xml:space="preserve">, R., Asner, G. P., Barford, C., </w:t>
      </w:r>
      <w:proofErr w:type="spellStart"/>
      <w:r w:rsidRPr="005D1568">
        <w:rPr>
          <w:rFonts w:ascii="Times New Roman" w:hAnsi="Times New Roman" w:cs="Times New Roman"/>
          <w:color w:val="000000" w:themeColor="text1"/>
        </w:rPr>
        <w:t>Bonan</w:t>
      </w:r>
      <w:proofErr w:type="spellEnd"/>
      <w:r w:rsidRPr="005D1568">
        <w:rPr>
          <w:rFonts w:ascii="Times New Roman" w:hAnsi="Times New Roman" w:cs="Times New Roman"/>
          <w:color w:val="000000" w:themeColor="text1"/>
        </w:rPr>
        <w:t xml:space="preserve">, G., Carpenter, S. R., ... &amp; </w:t>
      </w:r>
      <w:proofErr w:type="spellStart"/>
      <w:r w:rsidRPr="005D1568">
        <w:rPr>
          <w:rFonts w:ascii="Times New Roman" w:hAnsi="Times New Roman" w:cs="Times New Roman"/>
          <w:color w:val="000000" w:themeColor="text1"/>
        </w:rPr>
        <w:t>Helkowski</w:t>
      </w:r>
      <w:proofErr w:type="spellEnd"/>
      <w:r w:rsidRPr="005D1568">
        <w:rPr>
          <w:rFonts w:ascii="Times New Roman" w:hAnsi="Times New Roman" w:cs="Times New Roman"/>
          <w:color w:val="000000" w:themeColor="text1"/>
        </w:rPr>
        <w:t>, J. H. (2005). Global consequences of land use. </w:t>
      </w:r>
      <w:r w:rsidRPr="005D1568">
        <w:rPr>
          <w:rFonts w:ascii="Times New Roman" w:hAnsi="Times New Roman" w:cs="Times New Roman"/>
          <w:i/>
          <w:iCs/>
          <w:color w:val="000000" w:themeColor="text1"/>
        </w:rPr>
        <w:t>science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309</w:t>
      </w:r>
      <w:r w:rsidRPr="005D1568">
        <w:rPr>
          <w:rFonts w:ascii="Times New Roman" w:hAnsi="Times New Roman" w:cs="Times New Roman"/>
          <w:color w:val="000000" w:themeColor="text1"/>
        </w:rPr>
        <w:t>(5734), 570-574.</w:t>
      </w:r>
    </w:p>
    <w:p w14:paraId="1EB41772" w14:textId="76DB5339"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Fortel</w:t>
      </w:r>
      <w:proofErr w:type="spellEnd"/>
      <w:r w:rsidRPr="005D1568">
        <w:rPr>
          <w:rFonts w:ascii="Times New Roman" w:hAnsi="Times New Roman" w:cs="Times New Roman"/>
          <w:color w:val="000000" w:themeColor="text1"/>
        </w:rPr>
        <w:t xml:space="preserve">, L., Henry, M., </w:t>
      </w:r>
      <w:proofErr w:type="spellStart"/>
      <w:r w:rsidRPr="005D1568">
        <w:rPr>
          <w:rFonts w:ascii="Times New Roman" w:hAnsi="Times New Roman" w:cs="Times New Roman"/>
          <w:color w:val="000000" w:themeColor="text1"/>
        </w:rPr>
        <w:t>Guilbaud</w:t>
      </w:r>
      <w:proofErr w:type="spellEnd"/>
      <w:r w:rsidRPr="005D1568">
        <w:rPr>
          <w:rFonts w:ascii="Times New Roman" w:hAnsi="Times New Roman" w:cs="Times New Roman"/>
          <w:color w:val="000000" w:themeColor="text1"/>
        </w:rPr>
        <w:t xml:space="preserve">, L., </w:t>
      </w:r>
      <w:proofErr w:type="spellStart"/>
      <w:r w:rsidRPr="005D1568">
        <w:rPr>
          <w:rFonts w:ascii="Times New Roman" w:hAnsi="Times New Roman" w:cs="Times New Roman"/>
          <w:color w:val="000000" w:themeColor="text1"/>
        </w:rPr>
        <w:t>Guirao</w:t>
      </w:r>
      <w:proofErr w:type="spellEnd"/>
      <w:r w:rsidRPr="005D1568">
        <w:rPr>
          <w:rFonts w:ascii="Times New Roman" w:hAnsi="Times New Roman" w:cs="Times New Roman"/>
          <w:color w:val="000000" w:themeColor="text1"/>
        </w:rPr>
        <w:t xml:space="preserve">, A. L., Kuhlmann, M., </w:t>
      </w:r>
      <w:proofErr w:type="spellStart"/>
      <w:r w:rsidRPr="005D1568">
        <w:rPr>
          <w:rFonts w:ascii="Times New Roman" w:hAnsi="Times New Roman" w:cs="Times New Roman"/>
          <w:color w:val="000000" w:themeColor="text1"/>
        </w:rPr>
        <w:t>Mouret</w:t>
      </w:r>
      <w:proofErr w:type="spellEnd"/>
      <w:r w:rsidRPr="005D1568">
        <w:rPr>
          <w:rFonts w:ascii="Times New Roman" w:hAnsi="Times New Roman" w:cs="Times New Roman"/>
          <w:color w:val="000000" w:themeColor="text1"/>
        </w:rPr>
        <w:t xml:space="preserve">, H., ... &amp; </w:t>
      </w:r>
      <w:proofErr w:type="spellStart"/>
      <w:r w:rsidRPr="005D1568">
        <w:rPr>
          <w:rFonts w:ascii="Times New Roman" w:hAnsi="Times New Roman" w:cs="Times New Roman"/>
          <w:color w:val="000000" w:themeColor="text1"/>
        </w:rPr>
        <w:t>Vaissière</w:t>
      </w:r>
      <w:proofErr w:type="spellEnd"/>
      <w:r w:rsidRPr="005D1568">
        <w:rPr>
          <w:rFonts w:ascii="Times New Roman" w:hAnsi="Times New Roman" w:cs="Times New Roman"/>
          <w:color w:val="000000" w:themeColor="text1"/>
        </w:rPr>
        <w:t xml:space="preserve">, B. E. (2014). Decreasing abundance, increasing </w:t>
      </w:r>
      <w:proofErr w:type="gramStart"/>
      <w:r w:rsidRPr="005D1568">
        <w:rPr>
          <w:rFonts w:ascii="Times New Roman" w:hAnsi="Times New Roman" w:cs="Times New Roman"/>
          <w:color w:val="000000" w:themeColor="text1"/>
        </w:rPr>
        <w:t>diversity</w:t>
      </w:r>
      <w:proofErr w:type="gramEnd"/>
      <w:r w:rsidRPr="005D1568">
        <w:rPr>
          <w:rFonts w:ascii="Times New Roman" w:hAnsi="Times New Roman" w:cs="Times New Roman"/>
          <w:color w:val="000000" w:themeColor="text1"/>
        </w:rPr>
        <w:t xml:space="preserve"> and changing structure of the wild bee community (Hymenoptera: </w:t>
      </w:r>
      <w:proofErr w:type="spellStart"/>
      <w:r w:rsidRPr="005D1568">
        <w:rPr>
          <w:rFonts w:ascii="Times New Roman" w:hAnsi="Times New Roman" w:cs="Times New Roman"/>
          <w:color w:val="000000" w:themeColor="text1"/>
        </w:rPr>
        <w:t>Anthophila</w:t>
      </w:r>
      <w:proofErr w:type="spellEnd"/>
      <w:r w:rsidRPr="005D1568">
        <w:rPr>
          <w:rFonts w:ascii="Times New Roman" w:hAnsi="Times New Roman" w:cs="Times New Roman"/>
          <w:color w:val="000000" w:themeColor="text1"/>
        </w:rPr>
        <w:t>) along an urbanization gradient. </w:t>
      </w:r>
      <w:proofErr w:type="spellStart"/>
      <w:r w:rsidRPr="005D1568">
        <w:rPr>
          <w:rFonts w:ascii="Times New Roman" w:hAnsi="Times New Roman" w:cs="Times New Roman"/>
          <w:i/>
          <w:iCs/>
          <w:color w:val="000000" w:themeColor="text1"/>
        </w:rPr>
        <w:t>PloS</w:t>
      </w:r>
      <w:proofErr w:type="spellEnd"/>
      <w:r w:rsidRPr="005D1568">
        <w:rPr>
          <w:rFonts w:ascii="Times New Roman" w:hAnsi="Times New Roman" w:cs="Times New Roman"/>
          <w:i/>
          <w:iCs/>
          <w:color w:val="000000" w:themeColor="text1"/>
        </w:rPr>
        <w:t xml:space="preserve"> one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w:t>
      </w:r>
      <w:r w:rsidRPr="005D1568">
        <w:rPr>
          <w:rFonts w:ascii="Times New Roman" w:hAnsi="Times New Roman" w:cs="Times New Roman"/>
          <w:color w:val="000000" w:themeColor="text1"/>
        </w:rPr>
        <w:t>(8), e104679.</w:t>
      </w:r>
    </w:p>
    <w:p w14:paraId="5714B8BA" w14:textId="77337BFA" w:rsidR="00D1410A" w:rsidRPr="005D1568" w:rsidRDefault="00D1410A"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Fründ</w:t>
      </w:r>
      <w:proofErr w:type="spellEnd"/>
      <w:r w:rsidRPr="005D1568">
        <w:rPr>
          <w:rFonts w:ascii="Times New Roman" w:hAnsi="Times New Roman" w:cs="Times New Roman"/>
          <w:color w:val="000000" w:themeColor="text1"/>
        </w:rPr>
        <w:t>, J. (2021). Dissimilarity of species interaction networks: how to partition rewiring and species turnover components. </w:t>
      </w:r>
      <w:r w:rsidRPr="005D1568">
        <w:rPr>
          <w:rFonts w:ascii="Times New Roman" w:hAnsi="Times New Roman" w:cs="Times New Roman"/>
          <w:i/>
          <w:iCs/>
          <w:color w:val="000000" w:themeColor="text1"/>
        </w:rPr>
        <w:t>Ecosphere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12</w:t>
      </w:r>
      <w:r w:rsidRPr="005D1568">
        <w:rPr>
          <w:rFonts w:ascii="Times New Roman" w:hAnsi="Times New Roman" w:cs="Times New Roman"/>
          <w:color w:val="000000" w:themeColor="text1"/>
        </w:rPr>
        <w:t>(7), e03653.</w:t>
      </w:r>
    </w:p>
    <w:p w14:paraId="7DF44574"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Germaine, S. S., &amp; </w:t>
      </w:r>
      <w:proofErr w:type="spellStart"/>
      <w:r w:rsidRPr="005D1568">
        <w:rPr>
          <w:rFonts w:ascii="Times New Roman" w:hAnsi="Times New Roman" w:cs="Times New Roman"/>
          <w:color w:val="000000" w:themeColor="text1"/>
        </w:rPr>
        <w:t>Wakeling</w:t>
      </w:r>
      <w:proofErr w:type="spellEnd"/>
      <w:r w:rsidRPr="005D1568">
        <w:rPr>
          <w:rFonts w:ascii="Times New Roman" w:hAnsi="Times New Roman" w:cs="Times New Roman"/>
          <w:color w:val="000000" w:themeColor="text1"/>
        </w:rPr>
        <w:t>, B. F. (2001). Lizard species distributions and habitat occupation along an urban gradient in Tucson, Arizona, USA. </w:t>
      </w:r>
      <w:r w:rsidRPr="005D1568">
        <w:rPr>
          <w:rFonts w:ascii="Times New Roman" w:hAnsi="Times New Roman" w:cs="Times New Roman"/>
          <w:i/>
          <w:iCs/>
          <w:color w:val="000000" w:themeColor="text1"/>
        </w:rPr>
        <w:t>Biological Conservation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97</w:t>
      </w:r>
      <w:r w:rsidRPr="005D1568">
        <w:rPr>
          <w:rFonts w:ascii="Times New Roman" w:hAnsi="Times New Roman" w:cs="Times New Roman"/>
          <w:color w:val="000000" w:themeColor="text1"/>
        </w:rPr>
        <w:t>(2), 229-237.</w:t>
      </w:r>
    </w:p>
    <w:p w14:paraId="1F197990"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Gerstner, K., </w:t>
      </w:r>
      <w:proofErr w:type="spellStart"/>
      <w:r w:rsidRPr="005D1568">
        <w:rPr>
          <w:rFonts w:ascii="Times New Roman" w:hAnsi="Times New Roman" w:cs="Times New Roman"/>
          <w:color w:val="000000" w:themeColor="text1"/>
        </w:rPr>
        <w:t>Dormann</w:t>
      </w:r>
      <w:proofErr w:type="spellEnd"/>
      <w:r w:rsidRPr="005D1568">
        <w:rPr>
          <w:rFonts w:ascii="Times New Roman" w:hAnsi="Times New Roman" w:cs="Times New Roman"/>
          <w:color w:val="000000" w:themeColor="text1"/>
        </w:rPr>
        <w:t xml:space="preserve">, C. F., Stein, A., </w:t>
      </w:r>
      <w:proofErr w:type="spellStart"/>
      <w:r w:rsidRPr="005D1568">
        <w:rPr>
          <w:rFonts w:ascii="Times New Roman" w:hAnsi="Times New Roman" w:cs="Times New Roman"/>
          <w:color w:val="000000" w:themeColor="text1"/>
        </w:rPr>
        <w:t>Manceur</w:t>
      </w:r>
      <w:proofErr w:type="spellEnd"/>
      <w:r w:rsidRPr="005D1568">
        <w:rPr>
          <w:rFonts w:ascii="Times New Roman" w:hAnsi="Times New Roman" w:cs="Times New Roman"/>
          <w:color w:val="000000" w:themeColor="text1"/>
        </w:rPr>
        <w:t xml:space="preserve">, A. M., &amp; </w:t>
      </w:r>
      <w:proofErr w:type="spellStart"/>
      <w:r w:rsidRPr="005D1568">
        <w:rPr>
          <w:rFonts w:ascii="Times New Roman" w:hAnsi="Times New Roman" w:cs="Times New Roman"/>
          <w:color w:val="000000" w:themeColor="text1"/>
        </w:rPr>
        <w:t>Seppelt</w:t>
      </w:r>
      <w:proofErr w:type="spellEnd"/>
      <w:r w:rsidRPr="005D1568">
        <w:rPr>
          <w:rFonts w:ascii="Times New Roman" w:hAnsi="Times New Roman" w:cs="Times New Roman"/>
          <w:color w:val="000000" w:themeColor="text1"/>
        </w:rPr>
        <w:t>, R. (2014). EDITOR'S CHOICE: REVIEW: Effects of land use on plant diversity–A global meta‐analysis. </w:t>
      </w:r>
      <w:r w:rsidRPr="005D1568">
        <w:rPr>
          <w:rFonts w:ascii="Times New Roman" w:hAnsi="Times New Roman" w:cs="Times New Roman"/>
          <w:i/>
          <w:iCs/>
          <w:color w:val="000000" w:themeColor="text1"/>
        </w:rPr>
        <w:t>Journal of Applied Ecology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51</w:t>
      </w:r>
      <w:r w:rsidRPr="005D1568">
        <w:rPr>
          <w:rFonts w:ascii="Times New Roman" w:hAnsi="Times New Roman" w:cs="Times New Roman"/>
          <w:color w:val="000000" w:themeColor="text1"/>
        </w:rPr>
        <w:t>(6), 1690-1700.</w:t>
      </w:r>
    </w:p>
    <w:p w14:paraId="2F595E0F" w14:textId="77777777"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Geslin</w:t>
      </w:r>
      <w:proofErr w:type="spellEnd"/>
      <w:r w:rsidRPr="005D1568">
        <w:rPr>
          <w:rFonts w:ascii="Times New Roman" w:hAnsi="Times New Roman" w:cs="Times New Roman"/>
          <w:color w:val="000000" w:themeColor="text1"/>
        </w:rPr>
        <w:t xml:space="preserve">, B., </w:t>
      </w:r>
      <w:proofErr w:type="spellStart"/>
      <w:r w:rsidRPr="005D1568">
        <w:rPr>
          <w:rFonts w:ascii="Times New Roman" w:hAnsi="Times New Roman" w:cs="Times New Roman"/>
          <w:color w:val="000000" w:themeColor="text1"/>
        </w:rPr>
        <w:t>Gauzens</w:t>
      </w:r>
      <w:proofErr w:type="spellEnd"/>
      <w:r w:rsidRPr="005D1568">
        <w:rPr>
          <w:rFonts w:ascii="Times New Roman" w:hAnsi="Times New Roman" w:cs="Times New Roman"/>
          <w:color w:val="000000" w:themeColor="text1"/>
        </w:rPr>
        <w:t xml:space="preserve">, B., </w:t>
      </w:r>
      <w:proofErr w:type="spellStart"/>
      <w:r w:rsidRPr="005D1568">
        <w:rPr>
          <w:rFonts w:ascii="Times New Roman" w:hAnsi="Times New Roman" w:cs="Times New Roman"/>
          <w:color w:val="000000" w:themeColor="text1"/>
        </w:rPr>
        <w:t>Thebault</w:t>
      </w:r>
      <w:proofErr w:type="spellEnd"/>
      <w:r w:rsidRPr="005D1568">
        <w:rPr>
          <w:rFonts w:ascii="Times New Roman" w:hAnsi="Times New Roman" w:cs="Times New Roman"/>
          <w:color w:val="000000" w:themeColor="text1"/>
        </w:rPr>
        <w:t xml:space="preserve">, E., &amp; </w:t>
      </w:r>
      <w:proofErr w:type="spellStart"/>
      <w:r w:rsidRPr="005D1568">
        <w:rPr>
          <w:rFonts w:ascii="Times New Roman" w:hAnsi="Times New Roman" w:cs="Times New Roman"/>
          <w:color w:val="000000" w:themeColor="text1"/>
        </w:rPr>
        <w:t>Dajoz</w:t>
      </w:r>
      <w:proofErr w:type="spellEnd"/>
      <w:r w:rsidRPr="005D1568">
        <w:rPr>
          <w:rFonts w:ascii="Times New Roman" w:hAnsi="Times New Roman" w:cs="Times New Roman"/>
          <w:color w:val="000000" w:themeColor="text1"/>
        </w:rPr>
        <w:t>, I. (2013). Plant pollinator networks along a gradient of urbanisation. </w:t>
      </w:r>
      <w:proofErr w:type="spellStart"/>
      <w:r w:rsidRPr="005D1568">
        <w:rPr>
          <w:rFonts w:ascii="Times New Roman" w:hAnsi="Times New Roman" w:cs="Times New Roman"/>
          <w:i/>
          <w:iCs/>
          <w:color w:val="000000" w:themeColor="text1"/>
        </w:rPr>
        <w:t>PloS</w:t>
      </w:r>
      <w:proofErr w:type="spellEnd"/>
      <w:r w:rsidRPr="005D1568">
        <w:rPr>
          <w:rFonts w:ascii="Times New Roman" w:hAnsi="Times New Roman" w:cs="Times New Roman"/>
          <w:i/>
          <w:iCs/>
          <w:color w:val="000000" w:themeColor="text1"/>
        </w:rPr>
        <w:t xml:space="preserve"> one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8</w:t>
      </w:r>
      <w:r w:rsidRPr="005D1568">
        <w:rPr>
          <w:rFonts w:ascii="Times New Roman" w:hAnsi="Times New Roman" w:cs="Times New Roman"/>
          <w:color w:val="000000" w:themeColor="text1"/>
        </w:rPr>
        <w:t>(5), e63421.</w:t>
      </w:r>
    </w:p>
    <w:p w14:paraId="127A29A3" w14:textId="6A1EFBAD"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Goddard, M. A., </w:t>
      </w:r>
      <w:proofErr w:type="spellStart"/>
      <w:r w:rsidRPr="005D1568">
        <w:rPr>
          <w:rFonts w:ascii="Times New Roman" w:hAnsi="Times New Roman" w:cs="Times New Roman"/>
          <w:color w:val="000000" w:themeColor="text1"/>
        </w:rPr>
        <w:t>Dougill</w:t>
      </w:r>
      <w:proofErr w:type="spellEnd"/>
      <w:r w:rsidRPr="005D1568">
        <w:rPr>
          <w:rFonts w:ascii="Times New Roman" w:hAnsi="Times New Roman" w:cs="Times New Roman"/>
          <w:color w:val="000000" w:themeColor="text1"/>
        </w:rPr>
        <w:t>, A. J., &amp; Benton, T. G. (2010). Scaling up from gardens: biodiversity conservation in urban environments. </w:t>
      </w:r>
      <w:r w:rsidRPr="005D1568">
        <w:rPr>
          <w:rFonts w:ascii="Times New Roman" w:hAnsi="Times New Roman" w:cs="Times New Roman"/>
          <w:i/>
          <w:iCs/>
          <w:color w:val="000000" w:themeColor="text1"/>
        </w:rPr>
        <w:t>Trends in ecology &amp; evolution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25</w:t>
      </w:r>
      <w:r w:rsidRPr="005D1568">
        <w:rPr>
          <w:rFonts w:ascii="Times New Roman" w:hAnsi="Times New Roman" w:cs="Times New Roman"/>
          <w:color w:val="000000" w:themeColor="text1"/>
        </w:rPr>
        <w:t>(2), 90-98.</w:t>
      </w:r>
    </w:p>
    <w:p w14:paraId="41AA1C33" w14:textId="0659FFDE" w:rsidR="007657DA" w:rsidRPr="005D1568" w:rsidRDefault="007657DA" w:rsidP="005D1568">
      <w:pPr>
        <w:spacing w:line="480" w:lineRule="auto"/>
        <w:ind w:left="360"/>
        <w:rPr>
          <w:rFonts w:ascii="Times New Roman" w:hAnsi="Times New Roman" w:cs="Times New Roman"/>
          <w:bCs/>
          <w:color w:val="000000" w:themeColor="text1"/>
        </w:rPr>
      </w:pPr>
      <w:r w:rsidRPr="005D1568">
        <w:rPr>
          <w:rFonts w:ascii="Times New Roman" w:hAnsi="Times New Roman" w:cs="Times New Roman"/>
          <w:bCs/>
          <w:color w:val="000000" w:themeColor="text1"/>
        </w:rPr>
        <w:t xml:space="preserve">Gravel, D., </w:t>
      </w:r>
      <w:proofErr w:type="spellStart"/>
      <w:r w:rsidRPr="005D1568">
        <w:rPr>
          <w:rFonts w:ascii="Times New Roman" w:hAnsi="Times New Roman" w:cs="Times New Roman"/>
          <w:bCs/>
          <w:color w:val="000000" w:themeColor="text1"/>
        </w:rPr>
        <w:t>Baiser</w:t>
      </w:r>
      <w:proofErr w:type="spellEnd"/>
      <w:r w:rsidRPr="005D1568">
        <w:rPr>
          <w:rFonts w:ascii="Times New Roman" w:hAnsi="Times New Roman" w:cs="Times New Roman"/>
          <w:bCs/>
          <w:color w:val="000000" w:themeColor="text1"/>
        </w:rPr>
        <w:t xml:space="preserve">, B., Dunne, J. A., </w:t>
      </w:r>
      <w:proofErr w:type="spellStart"/>
      <w:r w:rsidRPr="005D1568">
        <w:rPr>
          <w:rFonts w:ascii="Times New Roman" w:hAnsi="Times New Roman" w:cs="Times New Roman"/>
          <w:bCs/>
          <w:color w:val="000000" w:themeColor="text1"/>
        </w:rPr>
        <w:t>Kopelke</w:t>
      </w:r>
      <w:proofErr w:type="spellEnd"/>
      <w:r w:rsidRPr="005D1568">
        <w:rPr>
          <w:rFonts w:ascii="Times New Roman" w:hAnsi="Times New Roman" w:cs="Times New Roman"/>
          <w:bCs/>
          <w:color w:val="000000" w:themeColor="text1"/>
        </w:rPr>
        <w:t>, J. P., Martinez, N. D., Nyman, T., ... &amp; Roslin, T. (2019). Bringing Elton and Grinnell together: a quantitative framework to represent the biogeography of ecological interaction networks. </w:t>
      </w:r>
      <w:proofErr w:type="spellStart"/>
      <w:r w:rsidRPr="005D1568">
        <w:rPr>
          <w:rFonts w:ascii="Times New Roman" w:hAnsi="Times New Roman" w:cs="Times New Roman"/>
          <w:bCs/>
          <w:i/>
          <w:iCs/>
          <w:color w:val="000000" w:themeColor="text1"/>
        </w:rPr>
        <w:t>Ecography</w:t>
      </w:r>
      <w:proofErr w:type="spellEnd"/>
      <w:r w:rsidRPr="005D1568">
        <w:rPr>
          <w:rFonts w:ascii="Times New Roman" w:hAnsi="Times New Roman" w:cs="Times New Roman"/>
          <w:bCs/>
          <w:color w:val="000000" w:themeColor="text1"/>
        </w:rPr>
        <w:t>, </w:t>
      </w:r>
      <w:r w:rsidRPr="005D1568">
        <w:rPr>
          <w:rFonts w:ascii="Times New Roman" w:hAnsi="Times New Roman" w:cs="Times New Roman"/>
          <w:bCs/>
          <w:i/>
          <w:iCs/>
          <w:color w:val="000000" w:themeColor="text1"/>
        </w:rPr>
        <w:t>42</w:t>
      </w:r>
      <w:r w:rsidRPr="005D1568">
        <w:rPr>
          <w:rFonts w:ascii="Times New Roman" w:hAnsi="Times New Roman" w:cs="Times New Roman"/>
          <w:bCs/>
          <w:color w:val="000000" w:themeColor="text1"/>
        </w:rPr>
        <w:t>(3), 401-415.</w:t>
      </w:r>
    </w:p>
    <w:p w14:paraId="739C10ED"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Grimm, N. B., </w:t>
      </w:r>
      <w:proofErr w:type="spellStart"/>
      <w:r w:rsidRPr="005D1568">
        <w:rPr>
          <w:rFonts w:ascii="Times New Roman" w:hAnsi="Times New Roman" w:cs="Times New Roman"/>
          <w:color w:val="000000" w:themeColor="text1"/>
        </w:rPr>
        <w:t>Faeth</w:t>
      </w:r>
      <w:proofErr w:type="spellEnd"/>
      <w:r w:rsidRPr="005D1568">
        <w:rPr>
          <w:rFonts w:ascii="Times New Roman" w:hAnsi="Times New Roman" w:cs="Times New Roman"/>
          <w:color w:val="000000" w:themeColor="text1"/>
        </w:rPr>
        <w:t xml:space="preserve">, S. H., </w:t>
      </w:r>
      <w:proofErr w:type="spellStart"/>
      <w:r w:rsidRPr="005D1568">
        <w:rPr>
          <w:rFonts w:ascii="Times New Roman" w:hAnsi="Times New Roman" w:cs="Times New Roman"/>
          <w:color w:val="000000" w:themeColor="text1"/>
        </w:rPr>
        <w:t>Golubiewski</w:t>
      </w:r>
      <w:proofErr w:type="spellEnd"/>
      <w:r w:rsidRPr="005D1568">
        <w:rPr>
          <w:rFonts w:ascii="Times New Roman" w:hAnsi="Times New Roman" w:cs="Times New Roman"/>
          <w:color w:val="000000" w:themeColor="text1"/>
        </w:rPr>
        <w:t>, N. E., Redman, C. L., Wu, J., Bai, X., &amp; Briggs, J. M. (2008). Global change and the ecology of cities. </w:t>
      </w:r>
      <w:r w:rsidRPr="005D1568">
        <w:rPr>
          <w:rFonts w:ascii="Times New Roman" w:hAnsi="Times New Roman" w:cs="Times New Roman"/>
          <w:i/>
          <w:iCs/>
          <w:color w:val="000000" w:themeColor="text1"/>
        </w:rPr>
        <w:t>Science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319</w:t>
      </w:r>
      <w:r w:rsidRPr="005D1568">
        <w:rPr>
          <w:rFonts w:ascii="Times New Roman" w:hAnsi="Times New Roman" w:cs="Times New Roman"/>
          <w:color w:val="000000" w:themeColor="text1"/>
        </w:rPr>
        <w:t>(5864), 756-760.</w:t>
      </w:r>
    </w:p>
    <w:p w14:paraId="45425593"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lastRenderedPageBreak/>
        <w:t xml:space="preserve">Hall, D. M., Camilo, G. R., </w:t>
      </w:r>
      <w:proofErr w:type="spellStart"/>
      <w:r w:rsidRPr="005D1568">
        <w:rPr>
          <w:rFonts w:ascii="Times New Roman" w:hAnsi="Times New Roman" w:cs="Times New Roman"/>
          <w:color w:val="000000" w:themeColor="text1"/>
        </w:rPr>
        <w:t>Tonietto</w:t>
      </w:r>
      <w:proofErr w:type="spellEnd"/>
      <w:r w:rsidRPr="005D1568">
        <w:rPr>
          <w:rFonts w:ascii="Times New Roman" w:hAnsi="Times New Roman" w:cs="Times New Roman"/>
          <w:color w:val="000000" w:themeColor="text1"/>
        </w:rPr>
        <w:t xml:space="preserve">, R. K., Ollerton, J., </w:t>
      </w:r>
      <w:proofErr w:type="spellStart"/>
      <w:r w:rsidRPr="005D1568">
        <w:rPr>
          <w:rFonts w:ascii="Times New Roman" w:hAnsi="Times New Roman" w:cs="Times New Roman"/>
          <w:color w:val="000000" w:themeColor="text1"/>
        </w:rPr>
        <w:t>Ahrné</w:t>
      </w:r>
      <w:proofErr w:type="spellEnd"/>
      <w:r w:rsidRPr="005D1568">
        <w:rPr>
          <w:rFonts w:ascii="Times New Roman" w:hAnsi="Times New Roman" w:cs="Times New Roman"/>
          <w:color w:val="000000" w:themeColor="text1"/>
        </w:rPr>
        <w:t xml:space="preserve">, K., </w:t>
      </w:r>
      <w:proofErr w:type="spellStart"/>
      <w:r w:rsidRPr="005D1568">
        <w:rPr>
          <w:rFonts w:ascii="Times New Roman" w:hAnsi="Times New Roman" w:cs="Times New Roman"/>
          <w:color w:val="000000" w:themeColor="text1"/>
        </w:rPr>
        <w:t>Arduser</w:t>
      </w:r>
      <w:proofErr w:type="spellEnd"/>
      <w:r w:rsidRPr="005D1568">
        <w:rPr>
          <w:rFonts w:ascii="Times New Roman" w:hAnsi="Times New Roman" w:cs="Times New Roman"/>
          <w:color w:val="000000" w:themeColor="text1"/>
        </w:rPr>
        <w:t xml:space="preserve">, M., ... &amp; </w:t>
      </w:r>
      <w:proofErr w:type="spellStart"/>
      <w:r w:rsidRPr="005D1568">
        <w:rPr>
          <w:rFonts w:ascii="Times New Roman" w:hAnsi="Times New Roman" w:cs="Times New Roman"/>
          <w:color w:val="000000" w:themeColor="text1"/>
        </w:rPr>
        <w:t>Goulson</w:t>
      </w:r>
      <w:proofErr w:type="spellEnd"/>
      <w:r w:rsidRPr="005D1568">
        <w:rPr>
          <w:rFonts w:ascii="Times New Roman" w:hAnsi="Times New Roman" w:cs="Times New Roman"/>
          <w:color w:val="000000" w:themeColor="text1"/>
        </w:rPr>
        <w:t>, D. (2017). The city as a refuge for insect pollinators. </w:t>
      </w:r>
      <w:r w:rsidRPr="005D1568">
        <w:rPr>
          <w:rFonts w:ascii="Times New Roman" w:hAnsi="Times New Roman" w:cs="Times New Roman"/>
          <w:i/>
          <w:iCs/>
          <w:color w:val="000000" w:themeColor="text1"/>
        </w:rPr>
        <w:t>Conservation Biology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31</w:t>
      </w:r>
      <w:r w:rsidRPr="005D1568">
        <w:rPr>
          <w:rFonts w:ascii="Times New Roman" w:hAnsi="Times New Roman" w:cs="Times New Roman"/>
          <w:color w:val="000000" w:themeColor="text1"/>
        </w:rPr>
        <w:t>(1), 24-29.</w:t>
      </w:r>
    </w:p>
    <w:p w14:paraId="1CD9BD73" w14:textId="35FEB042"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Harrison, T., &amp; Winfree, R. (2015). Urban drivers of plant‐pollinator interactions. </w:t>
      </w:r>
      <w:r w:rsidRPr="005D1568">
        <w:rPr>
          <w:rFonts w:ascii="Times New Roman" w:hAnsi="Times New Roman" w:cs="Times New Roman"/>
          <w:i/>
          <w:iCs/>
          <w:color w:val="000000" w:themeColor="text1"/>
        </w:rPr>
        <w:t>Functional Ecology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29</w:t>
      </w:r>
      <w:r w:rsidRPr="005D1568">
        <w:rPr>
          <w:rFonts w:ascii="Times New Roman" w:hAnsi="Times New Roman" w:cs="Times New Roman"/>
          <w:color w:val="000000" w:themeColor="text1"/>
        </w:rPr>
        <w:t>(7), 879-888.</w:t>
      </w:r>
    </w:p>
    <w:p w14:paraId="06BC9F95" w14:textId="69C84CFF" w:rsidR="00E6674D" w:rsidRPr="005D1568" w:rsidRDefault="00E6674D"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Hartig</w:t>
      </w:r>
      <w:proofErr w:type="spellEnd"/>
      <w:r w:rsidRPr="005D1568">
        <w:rPr>
          <w:rFonts w:ascii="Times New Roman" w:hAnsi="Times New Roman" w:cs="Times New Roman"/>
          <w:color w:val="000000" w:themeColor="text1"/>
        </w:rPr>
        <w:t xml:space="preserve"> F. (2020). </w:t>
      </w:r>
      <w:proofErr w:type="spellStart"/>
      <w:r w:rsidRPr="005D1568">
        <w:rPr>
          <w:rFonts w:ascii="Times New Roman" w:hAnsi="Times New Roman" w:cs="Times New Roman"/>
          <w:color w:val="000000" w:themeColor="text1"/>
        </w:rPr>
        <w:t>DHARMa</w:t>
      </w:r>
      <w:proofErr w:type="spellEnd"/>
      <w:r w:rsidRPr="005D1568">
        <w:rPr>
          <w:rFonts w:ascii="Times New Roman" w:hAnsi="Times New Roman" w:cs="Times New Roman"/>
          <w:color w:val="000000" w:themeColor="text1"/>
        </w:rPr>
        <w:t xml:space="preserve">: Residual Diagnostics for Hierarchical (Multi-Level / Mixed) Regression Models. R package version 0.3.3.0. </w:t>
      </w:r>
      <w:hyperlink r:id="rId23" w:history="1">
        <w:r w:rsidR="004D6E70" w:rsidRPr="005D1568">
          <w:rPr>
            <w:rStyle w:val="Hyperlink"/>
            <w:rFonts w:ascii="Times New Roman" w:hAnsi="Times New Roman" w:cs="Times New Roman"/>
            <w:color w:val="000000" w:themeColor="text1"/>
          </w:rPr>
          <w:t>https://CRAN.R-project.org/package=DHARMa</w:t>
        </w:r>
      </w:hyperlink>
    </w:p>
    <w:p w14:paraId="0C455416" w14:textId="42C9BC90" w:rsidR="004D6E70" w:rsidRPr="005D1568" w:rsidRDefault="004D6E70"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Hawkins, C. P., </w:t>
      </w:r>
      <w:proofErr w:type="spellStart"/>
      <w:r w:rsidRPr="005D1568">
        <w:rPr>
          <w:rFonts w:ascii="Times New Roman" w:hAnsi="Times New Roman" w:cs="Times New Roman"/>
          <w:color w:val="000000" w:themeColor="text1"/>
        </w:rPr>
        <w:t>Mykrä</w:t>
      </w:r>
      <w:proofErr w:type="spellEnd"/>
      <w:r w:rsidRPr="005D1568">
        <w:rPr>
          <w:rFonts w:ascii="Times New Roman" w:hAnsi="Times New Roman" w:cs="Times New Roman"/>
          <w:color w:val="000000" w:themeColor="text1"/>
        </w:rPr>
        <w:t xml:space="preserve">, H., Oksanen, J., &amp; Vander </w:t>
      </w:r>
      <w:proofErr w:type="spellStart"/>
      <w:r w:rsidRPr="005D1568">
        <w:rPr>
          <w:rFonts w:ascii="Times New Roman" w:hAnsi="Times New Roman" w:cs="Times New Roman"/>
          <w:color w:val="000000" w:themeColor="text1"/>
        </w:rPr>
        <w:t>Laan</w:t>
      </w:r>
      <w:proofErr w:type="spellEnd"/>
      <w:r w:rsidRPr="005D1568">
        <w:rPr>
          <w:rFonts w:ascii="Times New Roman" w:hAnsi="Times New Roman" w:cs="Times New Roman"/>
          <w:color w:val="000000" w:themeColor="text1"/>
        </w:rPr>
        <w:t>, J. J. (2015). Environmental disturbance can increase beta diversity of stream macroinvertebrate assemblages. </w:t>
      </w:r>
      <w:r w:rsidRPr="005D1568">
        <w:rPr>
          <w:rFonts w:ascii="Times New Roman" w:hAnsi="Times New Roman" w:cs="Times New Roman"/>
          <w:i/>
          <w:iCs/>
          <w:color w:val="000000" w:themeColor="text1"/>
        </w:rPr>
        <w:t>Global Ecology and Biogeography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24</w:t>
      </w:r>
      <w:r w:rsidRPr="005D1568">
        <w:rPr>
          <w:rFonts w:ascii="Times New Roman" w:hAnsi="Times New Roman" w:cs="Times New Roman"/>
          <w:color w:val="000000" w:themeColor="text1"/>
        </w:rPr>
        <w:t>(4), 483-494.</w:t>
      </w:r>
    </w:p>
    <w:p w14:paraId="343469D6"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IPBES (2018): The IPBES assessment report on land degradation and restoration. </w:t>
      </w:r>
      <w:proofErr w:type="spellStart"/>
      <w:r w:rsidRPr="005D1568">
        <w:rPr>
          <w:rFonts w:ascii="Times New Roman" w:hAnsi="Times New Roman" w:cs="Times New Roman"/>
          <w:color w:val="000000" w:themeColor="text1"/>
        </w:rPr>
        <w:t>Montanarella</w:t>
      </w:r>
      <w:proofErr w:type="spellEnd"/>
      <w:r w:rsidRPr="005D1568">
        <w:rPr>
          <w:rFonts w:ascii="Times New Roman" w:hAnsi="Times New Roman" w:cs="Times New Roman"/>
          <w:color w:val="000000" w:themeColor="text1"/>
        </w:rPr>
        <w:t xml:space="preserve">, L., Scholes, R., and </w:t>
      </w:r>
      <w:proofErr w:type="spellStart"/>
      <w:r w:rsidRPr="005D1568">
        <w:rPr>
          <w:rFonts w:ascii="Times New Roman" w:hAnsi="Times New Roman" w:cs="Times New Roman"/>
          <w:color w:val="000000" w:themeColor="text1"/>
        </w:rPr>
        <w:t>Brainich</w:t>
      </w:r>
      <w:proofErr w:type="spellEnd"/>
      <w:r w:rsidRPr="005D1568">
        <w:rPr>
          <w:rFonts w:ascii="Times New Roman" w:hAnsi="Times New Roman" w:cs="Times New Roman"/>
          <w:color w:val="000000" w:themeColor="text1"/>
        </w:rPr>
        <w:t>, A. (eds.). Secretariat of the Intergovernmental Science-Policy Platform on Biodiversity and Ecosystem Services, Bonn, Germany. 744 pages.</w:t>
      </w:r>
    </w:p>
    <w:p w14:paraId="4E60FBF3" w14:textId="3FE47B37" w:rsidR="00542674" w:rsidRPr="005D1568" w:rsidRDefault="00542674"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Karp, D. S., Rominger, A. J., Zook, J., Ranganathan, J., Ehrlich, P. R., &amp; Daily, G. C. (2012). Intensive agriculture erodes β‐diversity at large scales. </w:t>
      </w:r>
      <w:r w:rsidRPr="005D1568">
        <w:rPr>
          <w:rFonts w:ascii="Times New Roman" w:hAnsi="Times New Roman" w:cs="Times New Roman"/>
          <w:i/>
          <w:iCs/>
          <w:color w:val="000000" w:themeColor="text1"/>
        </w:rPr>
        <w:t>Ecology letters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15</w:t>
      </w:r>
      <w:r w:rsidRPr="005D1568">
        <w:rPr>
          <w:rFonts w:ascii="Times New Roman" w:hAnsi="Times New Roman" w:cs="Times New Roman"/>
          <w:color w:val="000000" w:themeColor="text1"/>
        </w:rPr>
        <w:t>(9), 963-970.</w:t>
      </w:r>
    </w:p>
    <w:p w14:paraId="1195D5B5" w14:textId="7A7C057D" w:rsidR="00542674" w:rsidRPr="005D1568" w:rsidRDefault="00542674"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Keddy</w:t>
      </w:r>
      <w:proofErr w:type="spellEnd"/>
      <w:r w:rsidRPr="005D1568">
        <w:rPr>
          <w:rFonts w:ascii="Times New Roman" w:hAnsi="Times New Roman" w:cs="Times New Roman"/>
          <w:color w:val="000000" w:themeColor="text1"/>
        </w:rPr>
        <w:t>, P. A. (1992). Assembly and response rules: two goals for predictive community ecology. </w:t>
      </w:r>
      <w:r w:rsidRPr="005D1568">
        <w:rPr>
          <w:rFonts w:ascii="Times New Roman" w:hAnsi="Times New Roman" w:cs="Times New Roman"/>
          <w:i/>
          <w:iCs/>
          <w:color w:val="000000" w:themeColor="text1"/>
        </w:rPr>
        <w:t>Journal of vegetation science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3</w:t>
      </w:r>
      <w:r w:rsidRPr="005D1568">
        <w:rPr>
          <w:rFonts w:ascii="Times New Roman" w:hAnsi="Times New Roman" w:cs="Times New Roman"/>
          <w:color w:val="000000" w:themeColor="text1"/>
        </w:rPr>
        <w:t>(2), 157-164.</w:t>
      </w:r>
    </w:p>
    <w:p w14:paraId="282D9665" w14:textId="7EF04AAC"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Kremen</w:t>
      </w:r>
      <w:proofErr w:type="spellEnd"/>
      <w:r w:rsidRPr="005D1568">
        <w:rPr>
          <w:rFonts w:ascii="Times New Roman" w:hAnsi="Times New Roman" w:cs="Times New Roman"/>
          <w:color w:val="000000" w:themeColor="text1"/>
        </w:rPr>
        <w:t>, C., Williams, N. M., &amp; Thorp, R. W. (2002). Crop pollination from native bees at risk from agricultural intensification. </w:t>
      </w:r>
      <w:r w:rsidRPr="005D1568">
        <w:rPr>
          <w:rFonts w:ascii="Times New Roman" w:hAnsi="Times New Roman" w:cs="Times New Roman"/>
          <w:i/>
          <w:iCs/>
          <w:color w:val="000000" w:themeColor="text1"/>
        </w:rPr>
        <w:t>Proceedings of the National Academy of Sciences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99</w:t>
      </w:r>
      <w:r w:rsidRPr="005D1568">
        <w:rPr>
          <w:rFonts w:ascii="Times New Roman" w:hAnsi="Times New Roman" w:cs="Times New Roman"/>
          <w:color w:val="000000" w:themeColor="text1"/>
        </w:rPr>
        <w:t>(26), 16812-16816.</w:t>
      </w:r>
    </w:p>
    <w:p w14:paraId="636D9DD2" w14:textId="590289FD" w:rsidR="00176E3E" w:rsidRPr="005D1568" w:rsidRDefault="00176E3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Le </w:t>
      </w:r>
      <w:proofErr w:type="spellStart"/>
      <w:r w:rsidRPr="005D1568">
        <w:rPr>
          <w:rFonts w:ascii="Times New Roman" w:hAnsi="Times New Roman" w:cs="Times New Roman"/>
          <w:color w:val="000000" w:themeColor="text1"/>
        </w:rPr>
        <w:t>Féon</w:t>
      </w:r>
      <w:proofErr w:type="spellEnd"/>
      <w:r w:rsidRPr="005D1568">
        <w:rPr>
          <w:rFonts w:ascii="Times New Roman" w:hAnsi="Times New Roman" w:cs="Times New Roman"/>
          <w:color w:val="000000" w:themeColor="text1"/>
        </w:rPr>
        <w:t xml:space="preserve">, V., </w:t>
      </w:r>
      <w:proofErr w:type="spellStart"/>
      <w:r w:rsidRPr="005D1568">
        <w:rPr>
          <w:rFonts w:ascii="Times New Roman" w:hAnsi="Times New Roman" w:cs="Times New Roman"/>
          <w:color w:val="000000" w:themeColor="text1"/>
        </w:rPr>
        <w:t>Schermann-Legionnet</w:t>
      </w:r>
      <w:proofErr w:type="spellEnd"/>
      <w:r w:rsidRPr="005D1568">
        <w:rPr>
          <w:rFonts w:ascii="Times New Roman" w:hAnsi="Times New Roman" w:cs="Times New Roman"/>
          <w:color w:val="000000" w:themeColor="text1"/>
        </w:rPr>
        <w:t xml:space="preserve">, A., </w:t>
      </w:r>
      <w:proofErr w:type="spellStart"/>
      <w:r w:rsidRPr="005D1568">
        <w:rPr>
          <w:rFonts w:ascii="Times New Roman" w:hAnsi="Times New Roman" w:cs="Times New Roman"/>
          <w:color w:val="000000" w:themeColor="text1"/>
        </w:rPr>
        <w:t>Delettre</w:t>
      </w:r>
      <w:proofErr w:type="spellEnd"/>
      <w:r w:rsidRPr="005D1568">
        <w:rPr>
          <w:rFonts w:ascii="Times New Roman" w:hAnsi="Times New Roman" w:cs="Times New Roman"/>
          <w:color w:val="000000" w:themeColor="text1"/>
        </w:rPr>
        <w:t xml:space="preserve">, Y., </w:t>
      </w:r>
      <w:proofErr w:type="spellStart"/>
      <w:r w:rsidRPr="005D1568">
        <w:rPr>
          <w:rFonts w:ascii="Times New Roman" w:hAnsi="Times New Roman" w:cs="Times New Roman"/>
          <w:color w:val="000000" w:themeColor="text1"/>
        </w:rPr>
        <w:t>Aviron</w:t>
      </w:r>
      <w:proofErr w:type="spellEnd"/>
      <w:r w:rsidRPr="005D1568">
        <w:rPr>
          <w:rFonts w:ascii="Times New Roman" w:hAnsi="Times New Roman" w:cs="Times New Roman"/>
          <w:color w:val="000000" w:themeColor="text1"/>
        </w:rPr>
        <w:t xml:space="preserve">, S., </w:t>
      </w:r>
      <w:proofErr w:type="spellStart"/>
      <w:r w:rsidRPr="005D1568">
        <w:rPr>
          <w:rFonts w:ascii="Times New Roman" w:hAnsi="Times New Roman" w:cs="Times New Roman"/>
          <w:color w:val="000000" w:themeColor="text1"/>
        </w:rPr>
        <w:t>Billeter</w:t>
      </w:r>
      <w:proofErr w:type="spellEnd"/>
      <w:r w:rsidRPr="005D1568">
        <w:rPr>
          <w:rFonts w:ascii="Times New Roman" w:hAnsi="Times New Roman" w:cs="Times New Roman"/>
          <w:color w:val="000000" w:themeColor="text1"/>
        </w:rPr>
        <w:t xml:space="preserve">, R., </w:t>
      </w:r>
      <w:proofErr w:type="spellStart"/>
      <w:r w:rsidRPr="005D1568">
        <w:rPr>
          <w:rFonts w:ascii="Times New Roman" w:hAnsi="Times New Roman" w:cs="Times New Roman"/>
          <w:color w:val="000000" w:themeColor="text1"/>
        </w:rPr>
        <w:t>Bugter</w:t>
      </w:r>
      <w:proofErr w:type="spellEnd"/>
      <w:r w:rsidRPr="005D1568">
        <w:rPr>
          <w:rFonts w:ascii="Times New Roman" w:hAnsi="Times New Roman" w:cs="Times New Roman"/>
          <w:color w:val="000000" w:themeColor="text1"/>
        </w:rPr>
        <w:t xml:space="preserve">, R., ... &amp; Burel, F. (2010). Intensification of agriculture, landscape composition and wild bee communities: a </w:t>
      </w:r>
      <w:proofErr w:type="gramStart"/>
      <w:r w:rsidRPr="005D1568">
        <w:rPr>
          <w:rFonts w:ascii="Times New Roman" w:hAnsi="Times New Roman" w:cs="Times New Roman"/>
          <w:color w:val="000000" w:themeColor="text1"/>
        </w:rPr>
        <w:t>large scale</w:t>
      </w:r>
      <w:proofErr w:type="gramEnd"/>
      <w:r w:rsidRPr="005D1568">
        <w:rPr>
          <w:rFonts w:ascii="Times New Roman" w:hAnsi="Times New Roman" w:cs="Times New Roman"/>
          <w:color w:val="000000" w:themeColor="text1"/>
        </w:rPr>
        <w:t xml:space="preserve"> study in four European countries. </w:t>
      </w:r>
      <w:r w:rsidRPr="005D1568">
        <w:rPr>
          <w:rFonts w:ascii="Times New Roman" w:hAnsi="Times New Roman" w:cs="Times New Roman"/>
          <w:i/>
          <w:iCs/>
          <w:color w:val="000000" w:themeColor="text1"/>
        </w:rPr>
        <w:t>Agriculture, Ecosystems &amp; Environment</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137</w:t>
      </w:r>
      <w:r w:rsidRPr="005D1568">
        <w:rPr>
          <w:rFonts w:ascii="Times New Roman" w:hAnsi="Times New Roman" w:cs="Times New Roman"/>
          <w:color w:val="000000" w:themeColor="text1"/>
        </w:rPr>
        <w:t>(1-2), 143-150.</w:t>
      </w:r>
    </w:p>
    <w:p w14:paraId="12616005" w14:textId="5F86BFBF" w:rsidR="00587841" w:rsidRPr="005D1568" w:rsidRDefault="00587841"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lastRenderedPageBreak/>
        <w:t xml:space="preserve">Li, (2018). </w:t>
      </w:r>
      <w:proofErr w:type="spellStart"/>
      <w:r w:rsidRPr="005D1568">
        <w:rPr>
          <w:rFonts w:ascii="Times New Roman" w:hAnsi="Times New Roman" w:cs="Times New Roman"/>
          <w:color w:val="000000" w:themeColor="text1"/>
        </w:rPr>
        <w:t>hillR</w:t>
      </w:r>
      <w:proofErr w:type="spellEnd"/>
      <w:r w:rsidRPr="005D1568">
        <w:rPr>
          <w:rFonts w:ascii="Times New Roman" w:hAnsi="Times New Roman" w:cs="Times New Roman"/>
          <w:color w:val="000000" w:themeColor="text1"/>
        </w:rPr>
        <w:t xml:space="preserve">: taxonomic, functional, and phylogenetic diversity and similarity through Hill Numbers. Journal of </w:t>
      </w:r>
      <w:proofErr w:type="gramStart"/>
      <w:r w:rsidRPr="005D1568">
        <w:rPr>
          <w:rFonts w:ascii="Times New Roman" w:hAnsi="Times New Roman" w:cs="Times New Roman"/>
          <w:color w:val="000000" w:themeColor="text1"/>
        </w:rPr>
        <w:t>Open Source</w:t>
      </w:r>
      <w:proofErr w:type="gramEnd"/>
      <w:r w:rsidRPr="005D1568">
        <w:rPr>
          <w:rFonts w:ascii="Times New Roman" w:hAnsi="Times New Roman" w:cs="Times New Roman"/>
          <w:color w:val="000000" w:themeColor="text1"/>
        </w:rPr>
        <w:t xml:space="preserve"> Software, 3(31), 1041. https://doi.org/10.21105/joss.01041</w:t>
      </w:r>
    </w:p>
    <w:p w14:paraId="77EF5669"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McKinney, M. L. (2002). Urbanization, Biodiversity, and Conservation. </w:t>
      </w:r>
      <w:r w:rsidRPr="005D1568">
        <w:rPr>
          <w:rFonts w:ascii="Times New Roman" w:hAnsi="Times New Roman" w:cs="Times New Roman"/>
          <w:i/>
          <w:iCs/>
          <w:color w:val="000000" w:themeColor="text1"/>
        </w:rPr>
        <w:t>Bioscience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52</w:t>
      </w:r>
      <w:r w:rsidRPr="005D1568">
        <w:rPr>
          <w:rFonts w:ascii="Times New Roman" w:hAnsi="Times New Roman" w:cs="Times New Roman"/>
          <w:color w:val="000000" w:themeColor="text1"/>
        </w:rPr>
        <w:t>(10), 883-890.</w:t>
      </w:r>
    </w:p>
    <w:p w14:paraId="33D3036A"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McKinney, M. L. (2006). Urbanization as a major cause of biotic homogenization. Biological conservation, 127(3), 247-260.</w:t>
      </w:r>
    </w:p>
    <w:p w14:paraId="4136CA5B"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McKinney, M. L. (2008). Effects of urbanization on species richness: a review of plants and animals. </w:t>
      </w:r>
      <w:r w:rsidRPr="005D1568">
        <w:rPr>
          <w:rFonts w:ascii="Times New Roman" w:hAnsi="Times New Roman" w:cs="Times New Roman"/>
          <w:i/>
          <w:iCs/>
          <w:color w:val="000000" w:themeColor="text1"/>
        </w:rPr>
        <w:t>Urban ecosystems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11</w:t>
      </w:r>
      <w:r w:rsidRPr="005D1568">
        <w:rPr>
          <w:rFonts w:ascii="Times New Roman" w:hAnsi="Times New Roman" w:cs="Times New Roman"/>
          <w:color w:val="000000" w:themeColor="text1"/>
        </w:rPr>
        <w:t>(2), 161-176.</w:t>
      </w:r>
    </w:p>
    <w:p w14:paraId="6DFDDE85" w14:textId="77777777"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McPhearson</w:t>
      </w:r>
      <w:proofErr w:type="spellEnd"/>
      <w:r w:rsidRPr="005D1568">
        <w:rPr>
          <w:rFonts w:ascii="Times New Roman" w:hAnsi="Times New Roman" w:cs="Times New Roman"/>
          <w:color w:val="000000" w:themeColor="text1"/>
        </w:rPr>
        <w:t xml:space="preserve">, T., Pickett, S. T., Grimm, N. B., </w:t>
      </w:r>
      <w:proofErr w:type="spellStart"/>
      <w:r w:rsidRPr="005D1568">
        <w:rPr>
          <w:rFonts w:ascii="Times New Roman" w:hAnsi="Times New Roman" w:cs="Times New Roman"/>
          <w:color w:val="000000" w:themeColor="text1"/>
        </w:rPr>
        <w:t>Niemelä</w:t>
      </w:r>
      <w:proofErr w:type="spellEnd"/>
      <w:r w:rsidRPr="005D1568">
        <w:rPr>
          <w:rFonts w:ascii="Times New Roman" w:hAnsi="Times New Roman" w:cs="Times New Roman"/>
          <w:color w:val="000000" w:themeColor="text1"/>
        </w:rPr>
        <w:t xml:space="preserve">, J., Alberti, M., </w:t>
      </w:r>
      <w:proofErr w:type="spellStart"/>
      <w:r w:rsidRPr="005D1568">
        <w:rPr>
          <w:rFonts w:ascii="Times New Roman" w:hAnsi="Times New Roman" w:cs="Times New Roman"/>
          <w:color w:val="000000" w:themeColor="text1"/>
        </w:rPr>
        <w:t>Elmqvist</w:t>
      </w:r>
      <w:proofErr w:type="spellEnd"/>
      <w:r w:rsidRPr="005D1568">
        <w:rPr>
          <w:rFonts w:ascii="Times New Roman" w:hAnsi="Times New Roman" w:cs="Times New Roman"/>
          <w:color w:val="000000" w:themeColor="text1"/>
        </w:rPr>
        <w:t>, T., ... &amp; Qureshi, S. (2016). Advancing urban ecology toward a science of cities. </w:t>
      </w:r>
      <w:proofErr w:type="spellStart"/>
      <w:r w:rsidRPr="005D1568">
        <w:rPr>
          <w:rFonts w:ascii="Times New Roman" w:hAnsi="Times New Roman" w:cs="Times New Roman"/>
          <w:i/>
          <w:iCs/>
          <w:color w:val="000000" w:themeColor="text1"/>
        </w:rPr>
        <w:t>BioScience</w:t>
      </w:r>
      <w:proofErr w:type="spellEnd"/>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66</w:t>
      </w:r>
      <w:r w:rsidRPr="005D1568">
        <w:rPr>
          <w:rFonts w:ascii="Times New Roman" w:hAnsi="Times New Roman" w:cs="Times New Roman"/>
          <w:color w:val="000000" w:themeColor="text1"/>
        </w:rPr>
        <w:t>(3), 198-212.</w:t>
      </w:r>
    </w:p>
    <w:p w14:paraId="3F4E8FE0" w14:textId="12F5D048"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Menke, S. B., </w:t>
      </w:r>
      <w:proofErr w:type="spellStart"/>
      <w:r w:rsidRPr="005D1568">
        <w:rPr>
          <w:rFonts w:ascii="Times New Roman" w:hAnsi="Times New Roman" w:cs="Times New Roman"/>
          <w:color w:val="000000" w:themeColor="text1"/>
        </w:rPr>
        <w:t>Guénard</w:t>
      </w:r>
      <w:proofErr w:type="spellEnd"/>
      <w:r w:rsidRPr="005D1568">
        <w:rPr>
          <w:rFonts w:ascii="Times New Roman" w:hAnsi="Times New Roman" w:cs="Times New Roman"/>
          <w:color w:val="000000" w:themeColor="text1"/>
        </w:rPr>
        <w:t xml:space="preserve">, B., Sexton, J. O., Weiser, M. D., Dunn, R. R., &amp; Silverman, J. (2011). Urban areas may serve as habitat and corridors for dry-adapted, heat tolerant </w:t>
      </w:r>
      <w:proofErr w:type="gramStart"/>
      <w:r w:rsidRPr="005D1568">
        <w:rPr>
          <w:rFonts w:ascii="Times New Roman" w:hAnsi="Times New Roman" w:cs="Times New Roman"/>
          <w:color w:val="000000" w:themeColor="text1"/>
        </w:rPr>
        <w:t>species;</w:t>
      </w:r>
      <w:proofErr w:type="gramEnd"/>
      <w:r w:rsidRPr="005D1568">
        <w:rPr>
          <w:rFonts w:ascii="Times New Roman" w:hAnsi="Times New Roman" w:cs="Times New Roman"/>
          <w:color w:val="000000" w:themeColor="text1"/>
        </w:rPr>
        <w:t xml:space="preserve"> an example from ants. </w:t>
      </w:r>
      <w:r w:rsidRPr="005D1568">
        <w:rPr>
          <w:rFonts w:ascii="Times New Roman" w:hAnsi="Times New Roman" w:cs="Times New Roman"/>
          <w:i/>
          <w:iCs/>
          <w:color w:val="000000" w:themeColor="text1"/>
        </w:rPr>
        <w:t>Urban Ecosystems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14</w:t>
      </w:r>
      <w:r w:rsidRPr="005D1568">
        <w:rPr>
          <w:rFonts w:ascii="Times New Roman" w:hAnsi="Times New Roman" w:cs="Times New Roman"/>
          <w:color w:val="000000" w:themeColor="text1"/>
        </w:rPr>
        <w:t>(2), 135-163.</w:t>
      </w:r>
    </w:p>
    <w:p w14:paraId="7B441113" w14:textId="39B950F9" w:rsidR="004D6E70" w:rsidRPr="005D1568" w:rsidRDefault="004D6E70"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Nekola, J. C., &amp; White, P. S. (1999). The distance decay of similarity in biogeography and ecology. </w:t>
      </w:r>
      <w:r w:rsidRPr="005D1568">
        <w:rPr>
          <w:rFonts w:ascii="Times New Roman" w:hAnsi="Times New Roman" w:cs="Times New Roman"/>
          <w:i/>
          <w:iCs/>
          <w:color w:val="000000" w:themeColor="text1"/>
        </w:rPr>
        <w:t>Journal of biogeography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26</w:t>
      </w:r>
      <w:r w:rsidRPr="005D1568">
        <w:rPr>
          <w:rFonts w:ascii="Times New Roman" w:hAnsi="Times New Roman" w:cs="Times New Roman"/>
          <w:color w:val="000000" w:themeColor="text1"/>
        </w:rPr>
        <w:t>(4), 867-878.</w:t>
      </w:r>
    </w:p>
    <w:p w14:paraId="15643B7F" w14:textId="76751C1A" w:rsidR="00593BB7" w:rsidRPr="005D1568" w:rsidRDefault="00593BB7"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Newbold, T., Hudson, L. N., Hill, S. L., </w:t>
      </w:r>
      <w:proofErr w:type="spellStart"/>
      <w:r w:rsidRPr="005D1568">
        <w:rPr>
          <w:rFonts w:ascii="Times New Roman" w:hAnsi="Times New Roman" w:cs="Times New Roman"/>
          <w:color w:val="000000" w:themeColor="text1"/>
        </w:rPr>
        <w:t>Contu</w:t>
      </w:r>
      <w:proofErr w:type="spellEnd"/>
      <w:r w:rsidRPr="005D1568">
        <w:rPr>
          <w:rFonts w:ascii="Times New Roman" w:hAnsi="Times New Roman" w:cs="Times New Roman"/>
          <w:color w:val="000000" w:themeColor="text1"/>
        </w:rPr>
        <w:t>, S., Lysenko, I., Senior, R. A., ... &amp; Purvis, A. (2015). Global effects of land use on local terrestrial biodiversity. </w:t>
      </w:r>
      <w:r w:rsidRPr="005D1568">
        <w:rPr>
          <w:rFonts w:ascii="Times New Roman" w:hAnsi="Times New Roman" w:cs="Times New Roman"/>
          <w:i/>
          <w:iCs/>
          <w:color w:val="000000" w:themeColor="text1"/>
        </w:rPr>
        <w:t>Nature</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520</w:t>
      </w:r>
      <w:r w:rsidRPr="005D1568">
        <w:rPr>
          <w:rFonts w:ascii="Times New Roman" w:hAnsi="Times New Roman" w:cs="Times New Roman"/>
          <w:color w:val="000000" w:themeColor="text1"/>
        </w:rPr>
        <w:t>(7545), 45-50.</w:t>
      </w:r>
    </w:p>
    <w:p w14:paraId="50E501DE" w14:textId="286C15BF" w:rsidR="00D1410A" w:rsidRPr="005D1568" w:rsidRDefault="00D1410A"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Novotny, V. (2009). Beta diversity of plant–insect food webs in tropical forests: a conceptual framework. </w:t>
      </w:r>
      <w:r w:rsidRPr="005D1568">
        <w:rPr>
          <w:rFonts w:ascii="Times New Roman" w:hAnsi="Times New Roman" w:cs="Times New Roman"/>
          <w:i/>
          <w:iCs/>
          <w:color w:val="000000" w:themeColor="text1"/>
        </w:rPr>
        <w:t>Insect Conservation and Diversity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w:t>
      </w:r>
      <w:r w:rsidRPr="005D1568">
        <w:rPr>
          <w:rFonts w:ascii="Times New Roman" w:hAnsi="Times New Roman" w:cs="Times New Roman"/>
          <w:color w:val="000000" w:themeColor="text1"/>
        </w:rPr>
        <w:t>(1), 5-9.</w:t>
      </w:r>
    </w:p>
    <w:p w14:paraId="7ECC8522" w14:textId="2E4B9F34" w:rsidR="00542674" w:rsidRPr="005D1568" w:rsidRDefault="00542674"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Ohlmann</w:t>
      </w:r>
      <w:proofErr w:type="spellEnd"/>
      <w:r w:rsidRPr="005D1568">
        <w:rPr>
          <w:rFonts w:ascii="Times New Roman" w:hAnsi="Times New Roman" w:cs="Times New Roman"/>
          <w:color w:val="000000" w:themeColor="text1"/>
        </w:rPr>
        <w:t xml:space="preserve">, M., Miele, V., Dray, S., </w:t>
      </w:r>
      <w:proofErr w:type="spellStart"/>
      <w:r w:rsidRPr="005D1568">
        <w:rPr>
          <w:rFonts w:ascii="Times New Roman" w:hAnsi="Times New Roman" w:cs="Times New Roman"/>
          <w:color w:val="000000" w:themeColor="text1"/>
        </w:rPr>
        <w:t>Chalmandrier</w:t>
      </w:r>
      <w:proofErr w:type="spellEnd"/>
      <w:r w:rsidRPr="005D1568">
        <w:rPr>
          <w:rFonts w:ascii="Times New Roman" w:hAnsi="Times New Roman" w:cs="Times New Roman"/>
          <w:color w:val="000000" w:themeColor="text1"/>
        </w:rPr>
        <w:t xml:space="preserve">, L., </w:t>
      </w:r>
      <w:proofErr w:type="spellStart"/>
      <w:r w:rsidRPr="005D1568">
        <w:rPr>
          <w:rFonts w:ascii="Times New Roman" w:hAnsi="Times New Roman" w:cs="Times New Roman"/>
          <w:color w:val="000000" w:themeColor="text1"/>
        </w:rPr>
        <w:t>O’connor</w:t>
      </w:r>
      <w:proofErr w:type="spellEnd"/>
      <w:r w:rsidRPr="005D1568">
        <w:rPr>
          <w:rFonts w:ascii="Times New Roman" w:hAnsi="Times New Roman" w:cs="Times New Roman"/>
          <w:color w:val="000000" w:themeColor="text1"/>
        </w:rPr>
        <w:t xml:space="preserve">, L., &amp; </w:t>
      </w:r>
      <w:proofErr w:type="spellStart"/>
      <w:r w:rsidRPr="005D1568">
        <w:rPr>
          <w:rFonts w:ascii="Times New Roman" w:hAnsi="Times New Roman" w:cs="Times New Roman"/>
          <w:color w:val="000000" w:themeColor="text1"/>
        </w:rPr>
        <w:t>Thuiller</w:t>
      </w:r>
      <w:proofErr w:type="spellEnd"/>
      <w:r w:rsidRPr="005D1568">
        <w:rPr>
          <w:rFonts w:ascii="Times New Roman" w:hAnsi="Times New Roman" w:cs="Times New Roman"/>
          <w:color w:val="000000" w:themeColor="text1"/>
        </w:rPr>
        <w:t>, W. (2019). Diversity indices for ecological networks: a unifying framework using Hill numbers. </w:t>
      </w:r>
      <w:r w:rsidRPr="005D1568">
        <w:rPr>
          <w:rFonts w:ascii="Times New Roman" w:hAnsi="Times New Roman" w:cs="Times New Roman"/>
          <w:i/>
          <w:iCs/>
          <w:color w:val="000000" w:themeColor="text1"/>
        </w:rPr>
        <w:t>Ecology letters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22</w:t>
      </w:r>
      <w:r w:rsidRPr="005D1568">
        <w:rPr>
          <w:rFonts w:ascii="Times New Roman" w:hAnsi="Times New Roman" w:cs="Times New Roman"/>
          <w:color w:val="000000" w:themeColor="text1"/>
        </w:rPr>
        <w:t>(4), 737-747.</w:t>
      </w:r>
    </w:p>
    <w:p w14:paraId="42878387" w14:textId="3937F57D" w:rsidR="00542674" w:rsidRPr="005D1568" w:rsidRDefault="00542674"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lastRenderedPageBreak/>
        <w:t>Pellissier</w:t>
      </w:r>
      <w:proofErr w:type="spellEnd"/>
      <w:r w:rsidRPr="005D1568">
        <w:rPr>
          <w:rFonts w:ascii="Times New Roman" w:hAnsi="Times New Roman" w:cs="Times New Roman"/>
          <w:color w:val="000000" w:themeColor="text1"/>
        </w:rPr>
        <w:t xml:space="preserve">, L., </w:t>
      </w:r>
      <w:proofErr w:type="spellStart"/>
      <w:r w:rsidRPr="005D1568">
        <w:rPr>
          <w:rFonts w:ascii="Times New Roman" w:hAnsi="Times New Roman" w:cs="Times New Roman"/>
          <w:color w:val="000000" w:themeColor="text1"/>
        </w:rPr>
        <w:t>Albouy</w:t>
      </w:r>
      <w:proofErr w:type="spellEnd"/>
      <w:r w:rsidRPr="005D1568">
        <w:rPr>
          <w:rFonts w:ascii="Times New Roman" w:hAnsi="Times New Roman" w:cs="Times New Roman"/>
          <w:color w:val="000000" w:themeColor="text1"/>
        </w:rPr>
        <w:t xml:space="preserve">, C., </w:t>
      </w:r>
      <w:proofErr w:type="spellStart"/>
      <w:r w:rsidRPr="005D1568">
        <w:rPr>
          <w:rFonts w:ascii="Times New Roman" w:hAnsi="Times New Roman" w:cs="Times New Roman"/>
          <w:color w:val="000000" w:themeColor="text1"/>
        </w:rPr>
        <w:t>Bascompte</w:t>
      </w:r>
      <w:proofErr w:type="spellEnd"/>
      <w:r w:rsidRPr="005D1568">
        <w:rPr>
          <w:rFonts w:ascii="Times New Roman" w:hAnsi="Times New Roman" w:cs="Times New Roman"/>
          <w:color w:val="000000" w:themeColor="text1"/>
        </w:rPr>
        <w:t xml:space="preserve">, J., </w:t>
      </w:r>
      <w:proofErr w:type="spellStart"/>
      <w:r w:rsidRPr="005D1568">
        <w:rPr>
          <w:rFonts w:ascii="Times New Roman" w:hAnsi="Times New Roman" w:cs="Times New Roman"/>
          <w:color w:val="000000" w:themeColor="text1"/>
        </w:rPr>
        <w:t>Farwig</w:t>
      </w:r>
      <w:proofErr w:type="spellEnd"/>
      <w:r w:rsidRPr="005D1568">
        <w:rPr>
          <w:rFonts w:ascii="Times New Roman" w:hAnsi="Times New Roman" w:cs="Times New Roman"/>
          <w:color w:val="000000" w:themeColor="text1"/>
        </w:rPr>
        <w:t xml:space="preserve">, N., Graham, C., </w:t>
      </w:r>
      <w:proofErr w:type="spellStart"/>
      <w:r w:rsidRPr="005D1568">
        <w:rPr>
          <w:rFonts w:ascii="Times New Roman" w:hAnsi="Times New Roman" w:cs="Times New Roman"/>
          <w:color w:val="000000" w:themeColor="text1"/>
        </w:rPr>
        <w:t>Loreau</w:t>
      </w:r>
      <w:proofErr w:type="spellEnd"/>
      <w:r w:rsidRPr="005D1568">
        <w:rPr>
          <w:rFonts w:ascii="Times New Roman" w:hAnsi="Times New Roman" w:cs="Times New Roman"/>
          <w:color w:val="000000" w:themeColor="text1"/>
        </w:rPr>
        <w:t>, M., ... &amp; Rohr, R. (2018). Comparing species interaction networks along environmental gradients. </w:t>
      </w:r>
      <w:r w:rsidRPr="005D1568">
        <w:rPr>
          <w:rFonts w:ascii="Times New Roman" w:hAnsi="Times New Roman" w:cs="Times New Roman"/>
          <w:i/>
          <w:iCs/>
          <w:color w:val="000000" w:themeColor="text1"/>
        </w:rPr>
        <w:t>Biological Reviews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93</w:t>
      </w:r>
      <w:r w:rsidRPr="005D1568">
        <w:rPr>
          <w:rFonts w:ascii="Times New Roman" w:hAnsi="Times New Roman" w:cs="Times New Roman"/>
          <w:color w:val="000000" w:themeColor="text1"/>
        </w:rPr>
        <w:t>(2), 785-800.</w:t>
      </w:r>
    </w:p>
    <w:p w14:paraId="32D1A144" w14:textId="4B9EEAA7" w:rsidR="001F3021" w:rsidRPr="005D1568" w:rsidRDefault="001F3021"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Peres-Neto, P. R. (2004). Patterns in the co-occurrence of fish species in streams: the role of site suitability, </w:t>
      </w:r>
      <w:proofErr w:type="gramStart"/>
      <w:r w:rsidRPr="005D1568">
        <w:rPr>
          <w:rFonts w:ascii="Times New Roman" w:hAnsi="Times New Roman" w:cs="Times New Roman"/>
          <w:color w:val="000000" w:themeColor="text1"/>
        </w:rPr>
        <w:t>morphology</w:t>
      </w:r>
      <w:proofErr w:type="gramEnd"/>
      <w:r w:rsidRPr="005D1568">
        <w:rPr>
          <w:rFonts w:ascii="Times New Roman" w:hAnsi="Times New Roman" w:cs="Times New Roman"/>
          <w:color w:val="000000" w:themeColor="text1"/>
        </w:rPr>
        <w:t xml:space="preserve"> and phylogeny versus species interactions. </w:t>
      </w:r>
      <w:proofErr w:type="spellStart"/>
      <w:r w:rsidRPr="005D1568">
        <w:rPr>
          <w:rFonts w:ascii="Times New Roman" w:hAnsi="Times New Roman" w:cs="Times New Roman"/>
          <w:i/>
          <w:iCs/>
          <w:color w:val="000000" w:themeColor="text1"/>
        </w:rPr>
        <w:t>Oecologia</w:t>
      </w:r>
      <w:proofErr w:type="spellEnd"/>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140</w:t>
      </w:r>
      <w:r w:rsidRPr="005D1568">
        <w:rPr>
          <w:rFonts w:ascii="Times New Roman" w:hAnsi="Times New Roman" w:cs="Times New Roman"/>
          <w:color w:val="000000" w:themeColor="text1"/>
        </w:rPr>
        <w:t>(2), 352-360.</w:t>
      </w:r>
    </w:p>
    <w:p w14:paraId="781DF9EE" w14:textId="1196EAF0" w:rsidR="00D1410A" w:rsidRPr="005D1568" w:rsidRDefault="00D1410A"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Poisot</w:t>
      </w:r>
      <w:proofErr w:type="spellEnd"/>
      <w:r w:rsidRPr="005D1568">
        <w:rPr>
          <w:rFonts w:ascii="Times New Roman" w:hAnsi="Times New Roman" w:cs="Times New Roman"/>
          <w:color w:val="000000" w:themeColor="text1"/>
        </w:rPr>
        <w:t xml:space="preserve">, T., Canard, E., </w:t>
      </w:r>
      <w:proofErr w:type="spellStart"/>
      <w:r w:rsidRPr="005D1568">
        <w:rPr>
          <w:rFonts w:ascii="Times New Roman" w:hAnsi="Times New Roman" w:cs="Times New Roman"/>
          <w:color w:val="000000" w:themeColor="text1"/>
        </w:rPr>
        <w:t>Mouillot</w:t>
      </w:r>
      <w:proofErr w:type="spellEnd"/>
      <w:r w:rsidRPr="005D1568">
        <w:rPr>
          <w:rFonts w:ascii="Times New Roman" w:hAnsi="Times New Roman" w:cs="Times New Roman"/>
          <w:color w:val="000000" w:themeColor="text1"/>
        </w:rPr>
        <w:t>, D., Mouquet, N., &amp; Gravel, D. (2012). The dissimilarity of species interaction networks. </w:t>
      </w:r>
      <w:r w:rsidRPr="005D1568">
        <w:rPr>
          <w:rFonts w:ascii="Times New Roman" w:hAnsi="Times New Roman" w:cs="Times New Roman"/>
          <w:i/>
          <w:iCs/>
          <w:color w:val="000000" w:themeColor="text1"/>
        </w:rPr>
        <w:t>Ecology letters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15</w:t>
      </w:r>
      <w:r w:rsidRPr="005D1568">
        <w:rPr>
          <w:rFonts w:ascii="Times New Roman" w:hAnsi="Times New Roman" w:cs="Times New Roman"/>
          <w:color w:val="000000" w:themeColor="text1"/>
        </w:rPr>
        <w:t>(12), 1353-1361.</w:t>
      </w:r>
    </w:p>
    <w:p w14:paraId="0356D67E" w14:textId="277D6762" w:rsidR="00D1410A" w:rsidRPr="005D1568" w:rsidRDefault="00D1410A"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Poisot</w:t>
      </w:r>
      <w:proofErr w:type="spellEnd"/>
      <w:r w:rsidRPr="005D1568">
        <w:rPr>
          <w:rFonts w:ascii="Times New Roman" w:hAnsi="Times New Roman" w:cs="Times New Roman"/>
          <w:color w:val="000000" w:themeColor="text1"/>
        </w:rPr>
        <w:t>, T., Stouffer, D. B., &amp; Gravel, D. (2014). Beyond species: why ecological interaction networks vary through space and time. </w:t>
      </w:r>
      <w:r w:rsidRPr="005D1568">
        <w:rPr>
          <w:rFonts w:ascii="Times New Roman" w:hAnsi="Times New Roman" w:cs="Times New Roman"/>
          <w:i/>
          <w:iCs/>
          <w:color w:val="000000" w:themeColor="text1"/>
        </w:rPr>
        <w:t>Oikos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124</w:t>
      </w:r>
      <w:r w:rsidRPr="005D1568">
        <w:rPr>
          <w:rFonts w:ascii="Times New Roman" w:hAnsi="Times New Roman" w:cs="Times New Roman"/>
          <w:color w:val="000000" w:themeColor="text1"/>
        </w:rPr>
        <w:t>(3), 243-251.</w:t>
      </w:r>
    </w:p>
    <w:p w14:paraId="43F24C15"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Potts, S. G., </w:t>
      </w:r>
      <w:proofErr w:type="spellStart"/>
      <w:r w:rsidRPr="005D1568">
        <w:rPr>
          <w:rFonts w:ascii="Times New Roman" w:hAnsi="Times New Roman" w:cs="Times New Roman"/>
          <w:color w:val="000000" w:themeColor="text1"/>
        </w:rPr>
        <w:t>Biesmeijer</w:t>
      </w:r>
      <w:proofErr w:type="spellEnd"/>
      <w:r w:rsidRPr="005D1568">
        <w:rPr>
          <w:rFonts w:ascii="Times New Roman" w:hAnsi="Times New Roman" w:cs="Times New Roman"/>
          <w:color w:val="000000" w:themeColor="text1"/>
        </w:rPr>
        <w:t xml:space="preserve">, J. C., </w:t>
      </w:r>
      <w:proofErr w:type="spellStart"/>
      <w:r w:rsidRPr="005D1568">
        <w:rPr>
          <w:rFonts w:ascii="Times New Roman" w:hAnsi="Times New Roman" w:cs="Times New Roman"/>
          <w:color w:val="000000" w:themeColor="text1"/>
        </w:rPr>
        <w:t>Kremen</w:t>
      </w:r>
      <w:proofErr w:type="spellEnd"/>
      <w:r w:rsidRPr="005D1568">
        <w:rPr>
          <w:rFonts w:ascii="Times New Roman" w:hAnsi="Times New Roman" w:cs="Times New Roman"/>
          <w:color w:val="000000" w:themeColor="text1"/>
        </w:rPr>
        <w:t xml:space="preserve">, C., Neumann, P., Schweiger, O., &amp; </w:t>
      </w:r>
      <w:proofErr w:type="spellStart"/>
      <w:r w:rsidRPr="005D1568">
        <w:rPr>
          <w:rFonts w:ascii="Times New Roman" w:hAnsi="Times New Roman" w:cs="Times New Roman"/>
          <w:color w:val="000000" w:themeColor="text1"/>
        </w:rPr>
        <w:t>Kunin</w:t>
      </w:r>
      <w:proofErr w:type="spellEnd"/>
      <w:r w:rsidRPr="005D1568">
        <w:rPr>
          <w:rFonts w:ascii="Times New Roman" w:hAnsi="Times New Roman" w:cs="Times New Roman"/>
          <w:color w:val="000000" w:themeColor="text1"/>
        </w:rPr>
        <w:t>, W. E. (2010). Global pollinator declines: trends, impacts and drivers. </w:t>
      </w:r>
      <w:r w:rsidRPr="005D1568">
        <w:rPr>
          <w:rFonts w:ascii="Times New Roman" w:hAnsi="Times New Roman" w:cs="Times New Roman"/>
          <w:i/>
          <w:iCs/>
          <w:color w:val="000000" w:themeColor="text1"/>
        </w:rPr>
        <w:t>Trends in ecology &amp; evolution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25</w:t>
      </w:r>
      <w:r w:rsidRPr="005D1568">
        <w:rPr>
          <w:rFonts w:ascii="Times New Roman" w:hAnsi="Times New Roman" w:cs="Times New Roman"/>
          <w:color w:val="000000" w:themeColor="text1"/>
        </w:rPr>
        <w:t>(6), 345-353.</w:t>
      </w:r>
    </w:p>
    <w:p w14:paraId="75E5C550" w14:textId="3590F520" w:rsidR="00AA507D" w:rsidRPr="005D1568" w:rsidRDefault="00AA507D"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Oksanen J., Blanchet G. F., Friendly M., </w:t>
      </w:r>
      <w:proofErr w:type="spellStart"/>
      <w:r w:rsidRPr="005D1568">
        <w:rPr>
          <w:rFonts w:ascii="Times New Roman" w:hAnsi="Times New Roman" w:cs="Times New Roman"/>
          <w:color w:val="000000" w:themeColor="text1"/>
        </w:rPr>
        <w:t>Kindt</w:t>
      </w:r>
      <w:proofErr w:type="spellEnd"/>
      <w:r w:rsidRPr="005D1568">
        <w:rPr>
          <w:rFonts w:ascii="Times New Roman" w:hAnsi="Times New Roman" w:cs="Times New Roman"/>
          <w:color w:val="000000" w:themeColor="text1"/>
        </w:rPr>
        <w:t xml:space="preserve"> R., Legendre P., McGlinn D., Minchin P. R., O'Hara B. R., Simpson G. L., </w:t>
      </w:r>
      <w:proofErr w:type="spellStart"/>
      <w:r w:rsidRPr="005D1568">
        <w:rPr>
          <w:rFonts w:ascii="Times New Roman" w:hAnsi="Times New Roman" w:cs="Times New Roman"/>
          <w:color w:val="000000" w:themeColor="text1"/>
        </w:rPr>
        <w:t>Solymos</w:t>
      </w:r>
      <w:proofErr w:type="spellEnd"/>
      <w:r w:rsidRPr="005D1568">
        <w:rPr>
          <w:rFonts w:ascii="Times New Roman" w:hAnsi="Times New Roman" w:cs="Times New Roman"/>
          <w:color w:val="000000" w:themeColor="text1"/>
        </w:rPr>
        <w:t xml:space="preserve">. P, Stevens M. H. H., </w:t>
      </w:r>
      <w:proofErr w:type="spellStart"/>
      <w:r w:rsidRPr="005D1568">
        <w:rPr>
          <w:rFonts w:ascii="Times New Roman" w:hAnsi="Times New Roman" w:cs="Times New Roman"/>
          <w:color w:val="000000" w:themeColor="text1"/>
        </w:rPr>
        <w:t>Szoecs</w:t>
      </w:r>
      <w:proofErr w:type="spellEnd"/>
      <w:r w:rsidRPr="005D1568">
        <w:rPr>
          <w:rFonts w:ascii="Times New Roman" w:hAnsi="Times New Roman" w:cs="Times New Roman"/>
          <w:color w:val="000000" w:themeColor="text1"/>
        </w:rPr>
        <w:t xml:space="preserve"> E. &amp; Wagner H. (2019). vegan: Community Ecology Package. R package version 2.5-6. https://CRAN.R-project.org/package=vegan</w:t>
      </w:r>
    </w:p>
    <w:p w14:paraId="52E90C8B" w14:textId="2BECAB71" w:rsidR="000C7F02" w:rsidRPr="005D1568" w:rsidRDefault="000C7F02"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R Core Team (2020). R: A language and environment for statistical computing. R Foundation for Statistical Computing, Vienna, Austria. URL </w:t>
      </w:r>
      <w:hyperlink r:id="rId24" w:history="1">
        <w:r w:rsidR="00B4267C" w:rsidRPr="005D1568">
          <w:rPr>
            <w:rStyle w:val="Hyperlink"/>
            <w:rFonts w:ascii="Times New Roman" w:hAnsi="Times New Roman" w:cs="Times New Roman"/>
            <w:color w:val="000000" w:themeColor="text1"/>
          </w:rPr>
          <w:t>https://www.R-project.org/</w:t>
        </w:r>
      </w:hyperlink>
      <w:r w:rsidRPr="005D1568">
        <w:rPr>
          <w:rFonts w:ascii="Times New Roman" w:hAnsi="Times New Roman" w:cs="Times New Roman"/>
          <w:color w:val="000000" w:themeColor="text1"/>
        </w:rPr>
        <w:t>.</w:t>
      </w:r>
    </w:p>
    <w:p w14:paraId="636FC34D"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Rader, R., </w:t>
      </w:r>
      <w:proofErr w:type="spellStart"/>
      <w:r w:rsidRPr="005D1568">
        <w:rPr>
          <w:rFonts w:ascii="Times New Roman" w:hAnsi="Times New Roman" w:cs="Times New Roman"/>
          <w:color w:val="000000" w:themeColor="text1"/>
        </w:rPr>
        <w:t>Bartomeus</w:t>
      </w:r>
      <w:proofErr w:type="spellEnd"/>
      <w:r w:rsidRPr="005D1568">
        <w:rPr>
          <w:rFonts w:ascii="Times New Roman" w:hAnsi="Times New Roman" w:cs="Times New Roman"/>
          <w:color w:val="000000" w:themeColor="text1"/>
        </w:rPr>
        <w:t xml:space="preserve">, I., </w:t>
      </w:r>
      <w:proofErr w:type="spellStart"/>
      <w:r w:rsidRPr="005D1568">
        <w:rPr>
          <w:rFonts w:ascii="Times New Roman" w:hAnsi="Times New Roman" w:cs="Times New Roman"/>
          <w:color w:val="000000" w:themeColor="text1"/>
        </w:rPr>
        <w:t>Tylianakis</w:t>
      </w:r>
      <w:proofErr w:type="spellEnd"/>
      <w:r w:rsidRPr="005D1568">
        <w:rPr>
          <w:rFonts w:ascii="Times New Roman" w:hAnsi="Times New Roman" w:cs="Times New Roman"/>
          <w:color w:val="000000" w:themeColor="text1"/>
        </w:rPr>
        <w:t xml:space="preserve">, J. M., &amp; </w:t>
      </w:r>
      <w:proofErr w:type="spellStart"/>
      <w:r w:rsidRPr="005D1568">
        <w:rPr>
          <w:rFonts w:ascii="Times New Roman" w:hAnsi="Times New Roman" w:cs="Times New Roman"/>
          <w:color w:val="000000" w:themeColor="text1"/>
        </w:rPr>
        <w:t>Laliberté</w:t>
      </w:r>
      <w:proofErr w:type="spellEnd"/>
      <w:r w:rsidRPr="005D1568">
        <w:rPr>
          <w:rFonts w:ascii="Times New Roman" w:hAnsi="Times New Roman" w:cs="Times New Roman"/>
          <w:color w:val="000000" w:themeColor="text1"/>
        </w:rPr>
        <w:t>, E. (2014). The winners and losers of land use intensification: Pollinator community disassembly is non‐random and alters functional diversity. </w:t>
      </w:r>
      <w:r w:rsidRPr="005D1568">
        <w:rPr>
          <w:rFonts w:ascii="Times New Roman" w:hAnsi="Times New Roman" w:cs="Times New Roman"/>
          <w:i/>
          <w:iCs/>
          <w:color w:val="000000" w:themeColor="text1"/>
        </w:rPr>
        <w:t>Diversity and Distributions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20</w:t>
      </w:r>
      <w:r w:rsidRPr="005D1568">
        <w:rPr>
          <w:rFonts w:ascii="Times New Roman" w:hAnsi="Times New Roman" w:cs="Times New Roman"/>
          <w:color w:val="000000" w:themeColor="text1"/>
        </w:rPr>
        <w:t>(8), 908-917.</w:t>
      </w:r>
    </w:p>
    <w:p w14:paraId="51A45290" w14:textId="7777777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Ricketts, T. H., </w:t>
      </w:r>
      <w:proofErr w:type="spellStart"/>
      <w:r w:rsidRPr="005D1568">
        <w:rPr>
          <w:rFonts w:ascii="Times New Roman" w:hAnsi="Times New Roman" w:cs="Times New Roman"/>
          <w:color w:val="000000" w:themeColor="text1"/>
        </w:rPr>
        <w:t>Regetz</w:t>
      </w:r>
      <w:proofErr w:type="spellEnd"/>
      <w:r w:rsidRPr="005D1568">
        <w:rPr>
          <w:rFonts w:ascii="Times New Roman" w:hAnsi="Times New Roman" w:cs="Times New Roman"/>
          <w:color w:val="000000" w:themeColor="text1"/>
        </w:rPr>
        <w:t xml:space="preserve">, J., </w:t>
      </w:r>
      <w:proofErr w:type="spellStart"/>
      <w:r w:rsidRPr="005D1568">
        <w:rPr>
          <w:rFonts w:ascii="Times New Roman" w:hAnsi="Times New Roman" w:cs="Times New Roman"/>
          <w:color w:val="000000" w:themeColor="text1"/>
        </w:rPr>
        <w:t>Steffan‐Dewenter</w:t>
      </w:r>
      <w:proofErr w:type="spellEnd"/>
      <w:r w:rsidRPr="005D1568">
        <w:rPr>
          <w:rFonts w:ascii="Times New Roman" w:hAnsi="Times New Roman" w:cs="Times New Roman"/>
          <w:color w:val="000000" w:themeColor="text1"/>
        </w:rPr>
        <w:t xml:space="preserve">, I., Cunningham, S. A., </w:t>
      </w:r>
      <w:proofErr w:type="spellStart"/>
      <w:r w:rsidRPr="005D1568">
        <w:rPr>
          <w:rFonts w:ascii="Times New Roman" w:hAnsi="Times New Roman" w:cs="Times New Roman"/>
          <w:color w:val="000000" w:themeColor="text1"/>
        </w:rPr>
        <w:t>Kremen</w:t>
      </w:r>
      <w:proofErr w:type="spellEnd"/>
      <w:r w:rsidRPr="005D1568">
        <w:rPr>
          <w:rFonts w:ascii="Times New Roman" w:hAnsi="Times New Roman" w:cs="Times New Roman"/>
          <w:color w:val="000000" w:themeColor="text1"/>
        </w:rPr>
        <w:t xml:space="preserve">, C., </w:t>
      </w:r>
      <w:proofErr w:type="spellStart"/>
      <w:r w:rsidRPr="005D1568">
        <w:rPr>
          <w:rFonts w:ascii="Times New Roman" w:hAnsi="Times New Roman" w:cs="Times New Roman"/>
          <w:color w:val="000000" w:themeColor="text1"/>
        </w:rPr>
        <w:t>Bogdanski</w:t>
      </w:r>
      <w:proofErr w:type="spellEnd"/>
      <w:r w:rsidRPr="005D1568">
        <w:rPr>
          <w:rFonts w:ascii="Times New Roman" w:hAnsi="Times New Roman" w:cs="Times New Roman"/>
          <w:color w:val="000000" w:themeColor="text1"/>
        </w:rPr>
        <w:t xml:space="preserve">, A., ... &amp; </w:t>
      </w:r>
      <w:proofErr w:type="spellStart"/>
      <w:r w:rsidRPr="005D1568">
        <w:rPr>
          <w:rFonts w:ascii="Times New Roman" w:hAnsi="Times New Roman" w:cs="Times New Roman"/>
          <w:color w:val="000000" w:themeColor="text1"/>
        </w:rPr>
        <w:t>Morandin</w:t>
      </w:r>
      <w:proofErr w:type="spellEnd"/>
      <w:r w:rsidRPr="005D1568">
        <w:rPr>
          <w:rFonts w:ascii="Times New Roman" w:hAnsi="Times New Roman" w:cs="Times New Roman"/>
          <w:color w:val="000000" w:themeColor="text1"/>
        </w:rPr>
        <w:t xml:space="preserve">, L. A. (2008). Landscape effects on crop pollination services: are there general </w:t>
      </w:r>
      <w:proofErr w:type="gramStart"/>
      <w:r w:rsidRPr="005D1568">
        <w:rPr>
          <w:rFonts w:ascii="Times New Roman" w:hAnsi="Times New Roman" w:cs="Times New Roman"/>
          <w:color w:val="000000" w:themeColor="text1"/>
        </w:rPr>
        <w:t>patterns?.</w:t>
      </w:r>
      <w:proofErr w:type="gramEnd"/>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Ecology letters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11</w:t>
      </w:r>
      <w:r w:rsidRPr="005D1568">
        <w:rPr>
          <w:rFonts w:ascii="Times New Roman" w:hAnsi="Times New Roman" w:cs="Times New Roman"/>
          <w:color w:val="000000" w:themeColor="text1"/>
        </w:rPr>
        <w:t>(5), 499-515.</w:t>
      </w:r>
    </w:p>
    <w:p w14:paraId="18E4B491" w14:textId="585F94B8" w:rsidR="00542674"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lastRenderedPageBreak/>
        <w:t xml:space="preserve">Rose, F., &amp; O’Reilly, C. (2006). The </w:t>
      </w:r>
      <w:proofErr w:type="gramStart"/>
      <w:r w:rsidRPr="005D1568">
        <w:rPr>
          <w:rFonts w:ascii="Times New Roman" w:hAnsi="Times New Roman" w:cs="Times New Roman"/>
          <w:color w:val="000000" w:themeColor="text1"/>
        </w:rPr>
        <w:t>Wild Flower</w:t>
      </w:r>
      <w:proofErr w:type="gramEnd"/>
      <w:r w:rsidRPr="005D1568">
        <w:rPr>
          <w:rFonts w:ascii="Times New Roman" w:hAnsi="Times New Roman" w:cs="Times New Roman"/>
          <w:color w:val="000000" w:themeColor="text1"/>
        </w:rPr>
        <w:t xml:space="preserve"> Key (Revised Edition)-How to identify wild plants, trees and shrubs in Britain and Ireland. </w:t>
      </w:r>
      <w:r w:rsidRPr="005D1568">
        <w:rPr>
          <w:rFonts w:ascii="Times New Roman" w:hAnsi="Times New Roman" w:cs="Times New Roman"/>
          <w:i/>
          <w:iCs/>
          <w:color w:val="000000" w:themeColor="text1"/>
        </w:rPr>
        <w:t>Warne &amp; Co. London</w:t>
      </w:r>
      <w:r w:rsidRPr="005D1568">
        <w:rPr>
          <w:rFonts w:ascii="Times New Roman" w:hAnsi="Times New Roman" w:cs="Times New Roman"/>
          <w:color w:val="000000" w:themeColor="text1"/>
        </w:rPr>
        <w:t>.</w:t>
      </w:r>
    </w:p>
    <w:p w14:paraId="2D936987" w14:textId="77777777"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Seto</w:t>
      </w:r>
      <w:proofErr w:type="spellEnd"/>
      <w:r w:rsidRPr="005D1568">
        <w:rPr>
          <w:rFonts w:ascii="Times New Roman" w:hAnsi="Times New Roman" w:cs="Times New Roman"/>
          <w:color w:val="000000" w:themeColor="text1"/>
        </w:rPr>
        <w:t xml:space="preserve">, K. C., Sánchez-Rodríguez, R., &amp; </w:t>
      </w:r>
      <w:proofErr w:type="spellStart"/>
      <w:r w:rsidRPr="005D1568">
        <w:rPr>
          <w:rFonts w:ascii="Times New Roman" w:hAnsi="Times New Roman" w:cs="Times New Roman"/>
          <w:color w:val="000000" w:themeColor="text1"/>
        </w:rPr>
        <w:t>Fragkias</w:t>
      </w:r>
      <w:proofErr w:type="spellEnd"/>
      <w:r w:rsidRPr="005D1568">
        <w:rPr>
          <w:rFonts w:ascii="Times New Roman" w:hAnsi="Times New Roman" w:cs="Times New Roman"/>
          <w:color w:val="000000" w:themeColor="text1"/>
        </w:rPr>
        <w:t>, M. (2010). The new geography of contemporary urbanization and the environment. </w:t>
      </w:r>
      <w:r w:rsidRPr="005D1568">
        <w:rPr>
          <w:rFonts w:ascii="Times New Roman" w:hAnsi="Times New Roman" w:cs="Times New Roman"/>
          <w:i/>
          <w:iCs/>
          <w:color w:val="000000" w:themeColor="text1"/>
        </w:rPr>
        <w:t>Annual review of environment and resources</w:t>
      </w:r>
      <w:r w:rsidRPr="005D1568">
        <w:rPr>
          <w:rFonts w:ascii="Times New Roman" w:hAnsi="Times New Roman" w:cs="Times New Roman"/>
          <w:color w:val="000000" w:themeColor="text1"/>
        </w:rPr>
        <w:t xml:space="preserve">, </w:t>
      </w:r>
      <w:r w:rsidRPr="005D1568">
        <w:rPr>
          <w:rFonts w:ascii="Times New Roman" w:hAnsi="Times New Roman" w:cs="Times New Roman"/>
          <w:i/>
          <w:iCs/>
          <w:color w:val="000000" w:themeColor="text1"/>
        </w:rPr>
        <w:t>35</w:t>
      </w:r>
      <w:r w:rsidRPr="005D1568">
        <w:rPr>
          <w:rFonts w:ascii="Times New Roman" w:hAnsi="Times New Roman" w:cs="Times New Roman"/>
          <w:color w:val="000000" w:themeColor="text1"/>
        </w:rPr>
        <w:t>, 167-194.</w:t>
      </w:r>
    </w:p>
    <w:p w14:paraId="0B4431F1" w14:textId="33F78682"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Shochat</w:t>
      </w:r>
      <w:proofErr w:type="spellEnd"/>
      <w:r w:rsidRPr="005D1568">
        <w:rPr>
          <w:rFonts w:ascii="Times New Roman" w:hAnsi="Times New Roman" w:cs="Times New Roman"/>
          <w:color w:val="000000" w:themeColor="text1"/>
        </w:rPr>
        <w:t xml:space="preserve">, E., Warren, P. S., </w:t>
      </w:r>
      <w:proofErr w:type="spellStart"/>
      <w:r w:rsidRPr="005D1568">
        <w:rPr>
          <w:rFonts w:ascii="Times New Roman" w:hAnsi="Times New Roman" w:cs="Times New Roman"/>
          <w:color w:val="000000" w:themeColor="text1"/>
        </w:rPr>
        <w:t>Faeth</w:t>
      </w:r>
      <w:proofErr w:type="spellEnd"/>
      <w:r w:rsidRPr="005D1568">
        <w:rPr>
          <w:rFonts w:ascii="Times New Roman" w:hAnsi="Times New Roman" w:cs="Times New Roman"/>
          <w:color w:val="000000" w:themeColor="text1"/>
        </w:rPr>
        <w:t>, S. H., McIntyre, N. E., &amp; Hope, D. (2006). From patterns to emerging processes in mechanistic urban ecology. </w:t>
      </w:r>
      <w:r w:rsidRPr="005D1568">
        <w:rPr>
          <w:rFonts w:ascii="Times New Roman" w:hAnsi="Times New Roman" w:cs="Times New Roman"/>
          <w:i/>
          <w:iCs/>
          <w:color w:val="000000" w:themeColor="text1"/>
        </w:rPr>
        <w:t>Trends in ecology &amp; evolution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21</w:t>
      </w:r>
      <w:r w:rsidRPr="005D1568">
        <w:rPr>
          <w:rFonts w:ascii="Times New Roman" w:hAnsi="Times New Roman" w:cs="Times New Roman"/>
          <w:color w:val="000000" w:themeColor="text1"/>
        </w:rPr>
        <w:t>(4), 186-191.</w:t>
      </w:r>
    </w:p>
    <w:p w14:paraId="39F0047D" w14:textId="6F806B4A" w:rsidR="00593BB7" w:rsidRPr="005D1568" w:rsidRDefault="00593BB7" w:rsidP="005D1568">
      <w:pPr>
        <w:spacing w:line="480" w:lineRule="auto"/>
        <w:ind w:left="360"/>
        <w:rPr>
          <w:rFonts w:ascii="Times New Roman" w:hAnsi="Times New Roman" w:cs="Times New Roman"/>
          <w:color w:val="000000" w:themeColor="text1"/>
        </w:rPr>
      </w:pPr>
      <w:proofErr w:type="spellStart"/>
      <w:r w:rsidRPr="005D1568">
        <w:rPr>
          <w:rFonts w:ascii="Arial" w:hAnsi="Arial" w:cs="Arial"/>
          <w:color w:val="000000" w:themeColor="text1"/>
          <w:sz w:val="20"/>
          <w:szCs w:val="20"/>
          <w:shd w:val="clear" w:color="auto" w:fill="FFFFFF"/>
        </w:rPr>
        <w:t>Shochat</w:t>
      </w:r>
      <w:proofErr w:type="spellEnd"/>
      <w:r w:rsidRPr="005D1568">
        <w:rPr>
          <w:rFonts w:ascii="Arial" w:hAnsi="Arial" w:cs="Arial"/>
          <w:color w:val="000000" w:themeColor="text1"/>
          <w:sz w:val="20"/>
          <w:szCs w:val="20"/>
          <w:shd w:val="clear" w:color="auto" w:fill="FFFFFF"/>
        </w:rPr>
        <w:t xml:space="preserve">, E., </w:t>
      </w:r>
      <w:proofErr w:type="spellStart"/>
      <w:r w:rsidRPr="005D1568">
        <w:rPr>
          <w:rFonts w:ascii="Arial" w:hAnsi="Arial" w:cs="Arial"/>
          <w:color w:val="000000" w:themeColor="text1"/>
          <w:sz w:val="20"/>
          <w:szCs w:val="20"/>
          <w:shd w:val="clear" w:color="auto" w:fill="FFFFFF"/>
        </w:rPr>
        <w:t>Lerman</w:t>
      </w:r>
      <w:proofErr w:type="spellEnd"/>
      <w:r w:rsidRPr="005D1568">
        <w:rPr>
          <w:rFonts w:ascii="Arial" w:hAnsi="Arial" w:cs="Arial"/>
          <w:color w:val="000000" w:themeColor="text1"/>
          <w:sz w:val="20"/>
          <w:szCs w:val="20"/>
          <w:shd w:val="clear" w:color="auto" w:fill="FFFFFF"/>
        </w:rPr>
        <w:t xml:space="preserve">, S. B., </w:t>
      </w:r>
      <w:proofErr w:type="spellStart"/>
      <w:r w:rsidRPr="005D1568">
        <w:rPr>
          <w:rFonts w:ascii="Arial" w:hAnsi="Arial" w:cs="Arial"/>
          <w:color w:val="000000" w:themeColor="text1"/>
          <w:sz w:val="20"/>
          <w:szCs w:val="20"/>
          <w:shd w:val="clear" w:color="auto" w:fill="FFFFFF"/>
        </w:rPr>
        <w:t>Anderies</w:t>
      </w:r>
      <w:proofErr w:type="spellEnd"/>
      <w:r w:rsidRPr="005D1568">
        <w:rPr>
          <w:rFonts w:ascii="Arial" w:hAnsi="Arial" w:cs="Arial"/>
          <w:color w:val="000000" w:themeColor="text1"/>
          <w:sz w:val="20"/>
          <w:szCs w:val="20"/>
          <w:shd w:val="clear" w:color="auto" w:fill="FFFFFF"/>
        </w:rPr>
        <w:t xml:space="preserve">, J. M., Warren, P. S., </w:t>
      </w:r>
      <w:proofErr w:type="spellStart"/>
      <w:r w:rsidRPr="005D1568">
        <w:rPr>
          <w:rFonts w:ascii="Arial" w:hAnsi="Arial" w:cs="Arial"/>
          <w:color w:val="000000" w:themeColor="text1"/>
          <w:sz w:val="20"/>
          <w:szCs w:val="20"/>
          <w:shd w:val="clear" w:color="auto" w:fill="FFFFFF"/>
        </w:rPr>
        <w:t>Faeth</w:t>
      </w:r>
      <w:proofErr w:type="spellEnd"/>
      <w:r w:rsidRPr="005D1568">
        <w:rPr>
          <w:rFonts w:ascii="Arial" w:hAnsi="Arial" w:cs="Arial"/>
          <w:color w:val="000000" w:themeColor="text1"/>
          <w:sz w:val="20"/>
          <w:szCs w:val="20"/>
          <w:shd w:val="clear" w:color="auto" w:fill="FFFFFF"/>
        </w:rPr>
        <w:t xml:space="preserve">, S. H., &amp; </w:t>
      </w:r>
      <w:proofErr w:type="spellStart"/>
      <w:r w:rsidRPr="005D1568">
        <w:rPr>
          <w:rFonts w:ascii="Arial" w:hAnsi="Arial" w:cs="Arial"/>
          <w:color w:val="000000" w:themeColor="text1"/>
          <w:sz w:val="20"/>
          <w:szCs w:val="20"/>
          <w:shd w:val="clear" w:color="auto" w:fill="FFFFFF"/>
        </w:rPr>
        <w:t>Nilon</w:t>
      </w:r>
      <w:proofErr w:type="spellEnd"/>
      <w:r w:rsidRPr="005D1568">
        <w:rPr>
          <w:rFonts w:ascii="Arial" w:hAnsi="Arial" w:cs="Arial"/>
          <w:color w:val="000000" w:themeColor="text1"/>
          <w:sz w:val="20"/>
          <w:szCs w:val="20"/>
          <w:shd w:val="clear" w:color="auto" w:fill="FFFFFF"/>
        </w:rPr>
        <w:t>, C. H. (2010). Invasion, competition, and biodiversity loss in urban ecosystems. </w:t>
      </w:r>
      <w:proofErr w:type="spellStart"/>
      <w:r w:rsidRPr="005D1568">
        <w:rPr>
          <w:rFonts w:ascii="Arial" w:hAnsi="Arial" w:cs="Arial"/>
          <w:i/>
          <w:iCs/>
          <w:color w:val="000000" w:themeColor="text1"/>
          <w:sz w:val="20"/>
          <w:szCs w:val="20"/>
          <w:shd w:val="clear" w:color="auto" w:fill="FFFFFF"/>
        </w:rPr>
        <w:t>BioScience</w:t>
      </w:r>
      <w:proofErr w:type="spellEnd"/>
      <w:r w:rsidRPr="005D1568">
        <w:rPr>
          <w:rFonts w:ascii="Arial" w:hAnsi="Arial" w:cs="Arial"/>
          <w:color w:val="000000" w:themeColor="text1"/>
          <w:sz w:val="20"/>
          <w:szCs w:val="20"/>
          <w:shd w:val="clear" w:color="auto" w:fill="FFFFFF"/>
        </w:rPr>
        <w:t>, </w:t>
      </w:r>
      <w:r w:rsidRPr="005D1568">
        <w:rPr>
          <w:rFonts w:ascii="Arial" w:hAnsi="Arial" w:cs="Arial"/>
          <w:i/>
          <w:iCs/>
          <w:color w:val="000000" w:themeColor="text1"/>
          <w:sz w:val="20"/>
          <w:szCs w:val="20"/>
          <w:shd w:val="clear" w:color="auto" w:fill="FFFFFF"/>
        </w:rPr>
        <w:t>60</w:t>
      </w:r>
      <w:r w:rsidRPr="005D1568">
        <w:rPr>
          <w:rFonts w:ascii="Arial" w:hAnsi="Arial" w:cs="Arial"/>
          <w:color w:val="000000" w:themeColor="text1"/>
          <w:sz w:val="20"/>
          <w:szCs w:val="20"/>
          <w:shd w:val="clear" w:color="auto" w:fill="FFFFFF"/>
        </w:rPr>
        <w:t>(3), 199-208.</w:t>
      </w:r>
    </w:p>
    <w:p w14:paraId="575A76ED" w14:textId="6042F558" w:rsidR="00542674" w:rsidRPr="005D1568" w:rsidRDefault="00542674" w:rsidP="005D1568">
      <w:pPr>
        <w:spacing w:line="480" w:lineRule="auto"/>
        <w:ind w:left="360"/>
        <w:rPr>
          <w:rFonts w:ascii="Times New Roman" w:hAnsi="Times New Roman" w:cs="Times New Roman"/>
          <w:color w:val="000000" w:themeColor="text1"/>
          <w:rPrChange w:id="13" w:author="Cian White" w:date="2021-10-11T18:50:00Z">
            <w:rPr>
              <w:rFonts w:ascii="Times New Roman" w:hAnsi="Times New Roman" w:cs="Times New Roman"/>
            </w:rPr>
          </w:rPrChange>
        </w:rPr>
      </w:pPr>
      <w:proofErr w:type="spellStart"/>
      <w:r w:rsidRPr="005D1568">
        <w:rPr>
          <w:rFonts w:ascii="Times New Roman" w:hAnsi="Times New Roman" w:cs="Times New Roman"/>
          <w:color w:val="000000" w:themeColor="text1"/>
          <w:rPrChange w:id="14" w:author="Cian White" w:date="2021-10-11T18:50:00Z">
            <w:rPr>
              <w:rFonts w:ascii="Times New Roman" w:hAnsi="Times New Roman" w:cs="Times New Roman"/>
            </w:rPr>
          </w:rPrChange>
        </w:rPr>
        <w:t>Simanonok</w:t>
      </w:r>
      <w:proofErr w:type="spellEnd"/>
      <w:r w:rsidRPr="005D1568">
        <w:rPr>
          <w:rFonts w:ascii="Times New Roman" w:hAnsi="Times New Roman" w:cs="Times New Roman"/>
          <w:color w:val="000000" w:themeColor="text1"/>
          <w:rPrChange w:id="15" w:author="Cian White" w:date="2021-10-11T18:50:00Z">
            <w:rPr>
              <w:rFonts w:ascii="Times New Roman" w:hAnsi="Times New Roman" w:cs="Times New Roman"/>
            </w:rPr>
          </w:rPrChange>
        </w:rPr>
        <w:t xml:space="preserve">, M. P., &amp; </w:t>
      </w:r>
      <w:proofErr w:type="spellStart"/>
      <w:r w:rsidRPr="005D1568">
        <w:rPr>
          <w:rFonts w:ascii="Times New Roman" w:hAnsi="Times New Roman" w:cs="Times New Roman"/>
          <w:color w:val="000000" w:themeColor="text1"/>
          <w:rPrChange w:id="16" w:author="Cian White" w:date="2021-10-11T18:50:00Z">
            <w:rPr>
              <w:rFonts w:ascii="Times New Roman" w:hAnsi="Times New Roman" w:cs="Times New Roman"/>
            </w:rPr>
          </w:rPrChange>
        </w:rPr>
        <w:t>Burkle</w:t>
      </w:r>
      <w:proofErr w:type="spellEnd"/>
      <w:r w:rsidRPr="005D1568">
        <w:rPr>
          <w:rFonts w:ascii="Times New Roman" w:hAnsi="Times New Roman" w:cs="Times New Roman"/>
          <w:color w:val="000000" w:themeColor="text1"/>
          <w:rPrChange w:id="17" w:author="Cian White" w:date="2021-10-11T18:50:00Z">
            <w:rPr>
              <w:rFonts w:ascii="Times New Roman" w:hAnsi="Times New Roman" w:cs="Times New Roman"/>
            </w:rPr>
          </w:rPrChange>
        </w:rPr>
        <w:t>, L. A. (2014). Partitioning interaction turnover among alpine pollination networks: spatial, temporal, and environmental patterns. </w:t>
      </w:r>
      <w:r w:rsidRPr="005D1568">
        <w:rPr>
          <w:rFonts w:ascii="Times New Roman" w:hAnsi="Times New Roman" w:cs="Times New Roman"/>
          <w:i/>
          <w:iCs/>
          <w:color w:val="000000" w:themeColor="text1"/>
          <w:rPrChange w:id="18" w:author="Cian White" w:date="2021-10-11T18:50:00Z">
            <w:rPr>
              <w:rFonts w:ascii="Times New Roman" w:hAnsi="Times New Roman" w:cs="Times New Roman"/>
              <w:i/>
              <w:iCs/>
            </w:rPr>
          </w:rPrChange>
        </w:rPr>
        <w:t>Ecosphere</w:t>
      </w:r>
      <w:r w:rsidRPr="005D1568">
        <w:rPr>
          <w:rFonts w:ascii="Times New Roman" w:hAnsi="Times New Roman" w:cs="Times New Roman"/>
          <w:color w:val="000000" w:themeColor="text1"/>
          <w:rPrChange w:id="19" w:author="Cian White" w:date="2021-10-11T18:50:00Z">
            <w:rPr>
              <w:rFonts w:ascii="Times New Roman" w:hAnsi="Times New Roman" w:cs="Times New Roman"/>
            </w:rPr>
          </w:rPrChange>
        </w:rPr>
        <w:t>, </w:t>
      </w:r>
      <w:r w:rsidRPr="005D1568">
        <w:rPr>
          <w:rFonts w:ascii="Times New Roman" w:hAnsi="Times New Roman" w:cs="Times New Roman"/>
          <w:i/>
          <w:iCs/>
          <w:color w:val="000000" w:themeColor="text1"/>
          <w:rPrChange w:id="20" w:author="Cian White" w:date="2021-10-11T18:50:00Z">
            <w:rPr>
              <w:rFonts w:ascii="Times New Roman" w:hAnsi="Times New Roman" w:cs="Times New Roman"/>
              <w:i/>
              <w:iCs/>
            </w:rPr>
          </w:rPrChange>
        </w:rPr>
        <w:t>5</w:t>
      </w:r>
      <w:r w:rsidRPr="005D1568">
        <w:rPr>
          <w:rFonts w:ascii="Times New Roman" w:hAnsi="Times New Roman" w:cs="Times New Roman"/>
          <w:color w:val="000000" w:themeColor="text1"/>
          <w:rPrChange w:id="21" w:author="Cian White" w:date="2021-10-11T18:50:00Z">
            <w:rPr>
              <w:rFonts w:ascii="Times New Roman" w:hAnsi="Times New Roman" w:cs="Times New Roman"/>
            </w:rPr>
          </w:rPrChange>
        </w:rPr>
        <w:t>(11), 1-17.</w:t>
      </w:r>
    </w:p>
    <w:p w14:paraId="03CB282F" w14:textId="2E7E018B" w:rsidR="00D1410A" w:rsidRPr="005D1568" w:rsidRDefault="00D1410A" w:rsidP="005D1568">
      <w:pPr>
        <w:spacing w:line="480" w:lineRule="auto"/>
        <w:ind w:left="360"/>
        <w:rPr>
          <w:rFonts w:ascii="Times New Roman" w:hAnsi="Times New Roman" w:cs="Times New Roman"/>
          <w:bCs/>
          <w:color w:val="000000" w:themeColor="text1"/>
        </w:rPr>
      </w:pPr>
      <w:r w:rsidRPr="005D1568">
        <w:rPr>
          <w:rFonts w:ascii="Times New Roman" w:hAnsi="Times New Roman" w:cs="Times New Roman"/>
          <w:bCs/>
          <w:color w:val="000000" w:themeColor="text1"/>
        </w:rPr>
        <w:t xml:space="preserve">Strydom, T., </w:t>
      </w:r>
      <w:proofErr w:type="spellStart"/>
      <w:r w:rsidRPr="005D1568">
        <w:rPr>
          <w:rFonts w:ascii="Times New Roman" w:hAnsi="Times New Roman" w:cs="Times New Roman"/>
          <w:bCs/>
          <w:color w:val="000000" w:themeColor="text1"/>
        </w:rPr>
        <w:t>Catchen</w:t>
      </w:r>
      <w:proofErr w:type="spellEnd"/>
      <w:r w:rsidRPr="005D1568">
        <w:rPr>
          <w:rFonts w:ascii="Times New Roman" w:hAnsi="Times New Roman" w:cs="Times New Roman"/>
          <w:bCs/>
          <w:color w:val="000000" w:themeColor="text1"/>
        </w:rPr>
        <w:t xml:space="preserve">, M. D., Banville, F., Caron, D., Dansereau, G., Desjardins-Proulx, P., ... &amp; </w:t>
      </w:r>
      <w:proofErr w:type="spellStart"/>
      <w:r w:rsidRPr="005D1568">
        <w:rPr>
          <w:rFonts w:ascii="Times New Roman" w:hAnsi="Times New Roman" w:cs="Times New Roman"/>
          <w:bCs/>
          <w:color w:val="000000" w:themeColor="text1"/>
        </w:rPr>
        <w:t>Poisot</w:t>
      </w:r>
      <w:proofErr w:type="spellEnd"/>
      <w:r w:rsidRPr="005D1568">
        <w:rPr>
          <w:rFonts w:ascii="Times New Roman" w:hAnsi="Times New Roman" w:cs="Times New Roman"/>
          <w:bCs/>
          <w:color w:val="000000" w:themeColor="text1"/>
        </w:rPr>
        <w:t>, T. (2021). A roadmap towards predicting species interaction networks (across space and time). </w:t>
      </w:r>
      <w:r w:rsidRPr="005D1568">
        <w:rPr>
          <w:rFonts w:ascii="Times New Roman" w:hAnsi="Times New Roman" w:cs="Times New Roman"/>
          <w:bCs/>
          <w:i/>
          <w:iCs/>
          <w:color w:val="000000" w:themeColor="text1"/>
        </w:rPr>
        <w:t>Philosophical Transactions of the Royal Society B</w:t>
      </w:r>
      <w:r w:rsidRPr="005D1568">
        <w:rPr>
          <w:rFonts w:ascii="Times New Roman" w:hAnsi="Times New Roman" w:cs="Times New Roman"/>
          <w:bCs/>
          <w:color w:val="000000" w:themeColor="text1"/>
        </w:rPr>
        <w:t>, </w:t>
      </w:r>
      <w:r w:rsidRPr="005D1568">
        <w:rPr>
          <w:rFonts w:ascii="Times New Roman" w:hAnsi="Times New Roman" w:cs="Times New Roman"/>
          <w:bCs/>
          <w:i/>
          <w:iCs/>
          <w:color w:val="000000" w:themeColor="text1"/>
        </w:rPr>
        <w:t>376</w:t>
      </w:r>
      <w:r w:rsidRPr="005D1568">
        <w:rPr>
          <w:rFonts w:ascii="Times New Roman" w:hAnsi="Times New Roman" w:cs="Times New Roman"/>
          <w:bCs/>
          <w:color w:val="000000" w:themeColor="text1"/>
        </w:rPr>
        <w:t>(1837), 20210063.</w:t>
      </w:r>
    </w:p>
    <w:p w14:paraId="523CB27B" w14:textId="61477257" w:rsidR="00604D8E" w:rsidRPr="005D1568" w:rsidRDefault="00604D8E"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Stubbs, A. E., &amp; Falk, S. J. (2002). </w:t>
      </w:r>
      <w:r w:rsidRPr="005D1568">
        <w:rPr>
          <w:rFonts w:ascii="Times New Roman" w:hAnsi="Times New Roman" w:cs="Times New Roman"/>
          <w:i/>
          <w:iCs/>
          <w:color w:val="000000" w:themeColor="text1"/>
        </w:rPr>
        <w:t>British hoverflies: An illustrated identification guide</w:t>
      </w:r>
      <w:r w:rsidRPr="005D1568">
        <w:rPr>
          <w:rFonts w:ascii="Times New Roman" w:hAnsi="Times New Roman" w:cs="Times New Roman"/>
          <w:color w:val="000000" w:themeColor="text1"/>
        </w:rPr>
        <w:t>. British Entomological and Natural History Society.</w:t>
      </w:r>
    </w:p>
    <w:p w14:paraId="7D9800E8" w14:textId="37774192"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Theodorou</w:t>
      </w:r>
      <w:proofErr w:type="spellEnd"/>
      <w:r w:rsidRPr="005D1568">
        <w:rPr>
          <w:rFonts w:ascii="Times New Roman" w:hAnsi="Times New Roman" w:cs="Times New Roman"/>
          <w:color w:val="000000" w:themeColor="text1"/>
        </w:rPr>
        <w:t xml:space="preserve">, P., </w:t>
      </w:r>
      <w:proofErr w:type="spellStart"/>
      <w:r w:rsidRPr="005D1568">
        <w:rPr>
          <w:rFonts w:ascii="Times New Roman" w:hAnsi="Times New Roman" w:cs="Times New Roman"/>
          <w:color w:val="000000" w:themeColor="text1"/>
        </w:rPr>
        <w:t>Albig</w:t>
      </w:r>
      <w:proofErr w:type="spellEnd"/>
      <w:r w:rsidRPr="005D1568">
        <w:rPr>
          <w:rFonts w:ascii="Times New Roman" w:hAnsi="Times New Roman" w:cs="Times New Roman"/>
          <w:color w:val="000000" w:themeColor="text1"/>
        </w:rPr>
        <w:t xml:space="preserve">, K., </w:t>
      </w:r>
      <w:proofErr w:type="spellStart"/>
      <w:r w:rsidRPr="005D1568">
        <w:rPr>
          <w:rFonts w:ascii="Times New Roman" w:hAnsi="Times New Roman" w:cs="Times New Roman"/>
          <w:color w:val="000000" w:themeColor="text1"/>
        </w:rPr>
        <w:t>Radzevičiūtė</w:t>
      </w:r>
      <w:proofErr w:type="spellEnd"/>
      <w:r w:rsidRPr="005D1568">
        <w:rPr>
          <w:rFonts w:ascii="Times New Roman" w:hAnsi="Times New Roman" w:cs="Times New Roman"/>
          <w:color w:val="000000" w:themeColor="text1"/>
        </w:rPr>
        <w:t xml:space="preserve">, R., </w:t>
      </w:r>
      <w:proofErr w:type="spellStart"/>
      <w:r w:rsidRPr="005D1568">
        <w:rPr>
          <w:rFonts w:ascii="Times New Roman" w:hAnsi="Times New Roman" w:cs="Times New Roman"/>
          <w:color w:val="000000" w:themeColor="text1"/>
        </w:rPr>
        <w:t>Settele</w:t>
      </w:r>
      <w:proofErr w:type="spellEnd"/>
      <w:r w:rsidRPr="005D1568">
        <w:rPr>
          <w:rFonts w:ascii="Times New Roman" w:hAnsi="Times New Roman" w:cs="Times New Roman"/>
          <w:color w:val="000000" w:themeColor="text1"/>
        </w:rPr>
        <w:t>, J., Schweiger, O., Murray, T. E., &amp; Paxton, R. J. (2017). The structure of flower visitor networks in relation to pollination across an agricultural to urban gradient. </w:t>
      </w:r>
      <w:r w:rsidRPr="005D1568">
        <w:rPr>
          <w:rFonts w:ascii="Times New Roman" w:hAnsi="Times New Roman" w:cs="Times New Roman"/>
          <w:i/>
          <w:iCs/>
          <w:color w:val="000000" w:themeColor="text1"/>
        </w:rPr>
        <w:t>Functional ecology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31</w:t>
      </w:r>
      <w:r w:rsidRPr="005D1568">
        <w:rPr>
          <w:rFonts w:ascii="Times New Roman" w:hAnsi="Times New Roman" w:cs="Times New Roman"/>
          <w:color w:val="000000" w:themeColor="text1"/>
        </w:rPr>
        <w:t>(4), 838-847.</w:t>
      </w:r>
    </w:p>
    <w:p w14:paraId="751B4ECF" w14:textId="0DC65D38" w:rsidR="00D1410A" w:rsidRPr="005D1568" w:rsidRDefault="00D1410A" w:rsidP="005D1568">
      <w:pPr>
        <w:spacing w:line="480" w:lineRule="auto"/>
        <w:ind w:left="360"/>
        <w:rPr>
          <w:rFonts w:ascii="Times New Roman" w:hAnsi="Times New Roman" w:cs="Times New Roman"/>
          <w:color w:val="000000" w:themeColor="text1"/>
        </w:rPr>
      </w:pPr>
      <w:r w:rsidRPr="005D1568">
        <w:rPr>
          <w:rFonts w:ascii="Times New Roman" w:hAnsi="Times New Roman" w:cs="Times New Roman"/>
          <w:color w:val="000000" w:themeColor="text1"/>
        </w:rPr>
        <w:t xml:space="preserve">Tikhonov, G., </w:t>
      </w:r>
      <w:proofErr w:type="spellStart"/>
      <w:r w:rsidRPr="005D1568">
        <w:rPr>
          <w:rFonts w:ascii="Times New Roman" w:hAnsi="Times New Roman" w:cs="Times New Roman"/>
          <w:color w:val="000000" w:themeColor="text1"/>
        </w:rPr>
        <w:t>Abrego</w:t>
      </w:r>
      <w:proofErr w:type="spellEnd"/>
      <w:r w:rsidRPr="005D1568">
        <w:rPr>
          <w:rFonts w:ascii="Times New Roman" w:hAnsi="Times New Roman" w:cs="Times New Roman"/>
          <w:color w:val="000000" w:themeColor="text1"/>
        </w:rPr>
        <w:t xml:space="preserve">, N., Dunson, D., &amp; </w:t>
      </w:r>
      <w:proofErr w:type="spellStart"/>
      <w:r w:rsidRPr="005D1568">
        <w:rPr>
          <w:rFonts w:ascii="Times New Roman" w:hAnsi="Times New Roman" w:cs="Times New Roman"/>
          <w:color w:val="000000" w:themeColor="text1"/>
        </w:rPr>
        <w:t>Ovaskainen</w:t>
      </w:r>
      <w:proofErr w:type="spellEnd"/>
      <w:r w:rsidRPr="005D1568">
        <w:rPr>
          <w:rFonts w:ascii="Times New Roman" w:hAnsi="Times New Roman" w:cs="Times New Roman"/>
          <w:color w:val="000000" w:themeColor="text1"/>
        </w:rPr>
        <w:t>, O. (2017). Using joint species distribution models for evaluating how species‐to‐species associations depend on the environmental context. </w:t>
      </w:r>
      <w:r w:rsidRPr="005D1568">
        <w:rPr>
          <w:rFonts w:ascii="Times New Roman" w:hAnsi="Times New Roman" w:cs="Times New Roman"/>
          <w:i/>
          <w:iCs/>
          <w:color w:val="000000" w:themeColor="text1"/>
        </w:rPr>
        <w:t>Methods in Ecology and Evolution</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8</w:t>
      </w:r>
      <w:r w:rsidRPr="005D1568">
        <w:rPr>
          <w:rFonts w:ascii="Times New Roman" w:hAnsi="Times New Roman" w:cs="Times New Roman"/>
          <w:color w:val="000000" w:themeColor="text1"/>
        </w:rPr>
        <w:t>(4), 443-452.</w:t>
      </w:r>
    </w:p>
    <w:p w14:paraId="74FE66A8" w14:textId="28B00208" w:rsidR="00B033D4" w:rsidRPr="005D1568" w:rsidRDefault="00B033D4" w:rsidP="005D1568">
      <w:pPr>
        <w:spacing w:line="480" w:lineRule="auto"/>
        <w:ind w:left="360"/>
        <w:rPr>
          <w:rFonts w:ascii="Times New Roman" w:hAnsi="Times New Roman" w:cs="Times New Roman"/>
          <w:color w:val="000000" w:themeColor="text1"/>
          <w:rPrChange w:id="22" w:author="Cian White" w:date="2021-10-11T18:50:00Z">
            <w:rPr>
              <w:rFonts w:ascii="Times New Roman" w:hAnsi="Times New Roman" w:cs="Times New Roman"/>
            </w:rPr>
          </w:rPrChange>
        </w:rPr>
      </w:pPr>
      <w:proofErr w:type="spellStart"/>
      <w:r w:rsidRPr="005D1568">
        <w:rPr>
          <w:rFonts w:ascii="Times New Roman" w:hAnsi="Times New Roman" w:cs="Times New Roman"/>
          <w:color w:val="000000" w:themeColor="text1"/>
          <w:rPrChange w:id="23" w:author="Cian White" w:date="2021-10-11T18:50:00Z">
            <w:rPr>
              <w:rFonts w:ascii="Times New Roman" w:hAnsi="Times New Roman" w:cs="Times New Roman"/>
            </w:rPr>
          </w:rPrChange>
        </w:rPr>
        <w:t>Trøjelsgaard</w:t>
      </w:r>
      <w:proofErr w:type="spellEnd"/>
      <w:r w:rsidRPr="005D1568">
        <w:rPr>
          <w:rFonts w:ascii="Times New Roman" w:hAnsi="Times New Roman" w:cs="Times New Roman"/>
          <w:color w:val="000000" w:themeColor="text1"/>
          <w:rPrChange w:id="24" w:author="Cian White" w:date="2021-10-11T18:50:00Z">
            <w:rPr>
              <w:rFonts w:ascii="Times New Roman" w:hAnsi="Times New Roman" w:cs="Times New Roman"/>
            </w:rPr>
          </w:rPrChange>
        </w:rPr>
        <w:t xml:space="preserve">, K., </w:t>
      </w:r>
      <w:proofErr w:type="spellStart"/>
      <w:r w:rsidRPr="005D1568">
        <w:rPr>
          <w:rFonts w:ascii="Times New Roman" w:hAnsi="Times New Roman" w:cs="Times New Roman"/>
          <w:color w:val="000000" w:themeColor="text1"/>
          <w:rPrChange w:id="25" w:author="Cian White" w:date="2021-10-11T18:50:00Z">
            <w:rPr>
              <w:rFonts w:ascii="Times New Roman" w:hAnsi="Times New Roman" w:cs="Times New Roman"/>
            </w:rPr>
          </w:rPrChange>
        </w:rPr>
        <w:t>Jordano</w:t>
      </w:r>
      <w:proofErr w:type="spellEnd"/>
      <w:r w:rsidRPr="005D1568">
        <w:rPr>
          <w:rFonts w:ascii="Times New Roman" w:hAnsi="Times New Roman" w:cs="Times New Roman"/>
          <w:color w:val="000000" w:themeColor="text1"/>
          <w:rPrChange w:id="26" w:author="Cian White" w:date="2021-10-11T18:50:00Z">
            <w:rPr>
              <w:rFonts w:ascii="Times New Roman" w:hAnsi="Times New Roman" w:cs="Times New Roman"/>
            </w:rPr>
          </w:rPrChange>
        </w:rPr>
        <w:t xml:space="preserve">, P., Carstensen, D. W., &amp; Olesen, J. M. (2015). Geographical variation in mutualistic networks: similarity, </w:t>
      </w:r>
      <w:proofErr w:type="gramStart"/>
      <w:r w:rsidRPr="005D1568">
        <w:rPr>
          <w:rFonts w:ascii="Times New Roman" w:hAnsi="Times New Roman" w:cs="Times New Roman"/>
          <w:color w:val="000000" w:themeColor="text1"/>
          <w:rPrChange w:id="27" w:author="Cian White" w:date="2021-10-11T18:50:00Z">
            <w:rPr>
              <w:rFonts w:ascii="Times New Roman" w:hAnsi="Times New Roman" w:cs="Times New Roman"/>
            </w:rPr>
          </w:rPrChange>
        </w:rPr>
        <w:t>turnover</w:t>
      </w:r>
      <w:proofErr w:type="gramEnd"/>
      <w:r w:rsidRPr="005D1568">
        <w:rPr>
          <w:rFonts w:ascii="Times New Roman" w:hAnsi="Times New Roman" w:cs="Times New Roman"/>
          <w:color w:val="000000" w:themeColor="text1"/>
          <w:rPrChange w:id="28" w:author="Cian White" w:date="2021-10-11T18:50:00Z">
            <w:rPr>
              <w:rFonts w:ascii="Times New Roman" w:hAnsi="Times New Roman" w:cs="Times New Roman"/>
            </w:rPr>
          </w:rPrChange>
        </w:rPr>
        <w:t xml:space="preserve"> and partner fidelity. </w:t>
      </w:r>
      <w:r w:rsidRPr="005D1568">
        <w:rPr>
          <w:rFonts w:ascii="Times New Roman" w:hAnsi="Times New Roman" w:cs="Times New Roman"/>
          <w:i/>
          <w:iCs/>
          <w:color w:val="000000" w:themeColor="text1"/>
          <w:rPrChange w:id="29" w:author="Cian White" w:date="2021-10-11T18:50:00Z">
            <w:rPr>
              <w:rFonts w:ascii="Times New Roman" w:hAnsi="Times New Roman" w:cs="Times New Roman"/>
              <w:i/>
              <w:iCs/>
            </w:rPr>
          </w:rPrChange>
        </w:rPr>
        <w:t>Proceedings of the Royal Society B: Biological Sciences</w:t>
      </w:r>
      <w:r w:rsidRPr="005D1568">
        <w:rPr>
          <w:rFonts w:ascii="Times New Roman" w:hAnsi="Times New Roman" w:cs="Times New Roman"/>
          <w:color w:val="000000" w:themeColor="text1"/>
          <w:rPrChange w:id="30" w:author="Cian White" w:date="2021-10-11T18:50:00Z">
            <w:rPr>
              <w:rFonts w:ascii="Times New Roman" w:hAnsi="Times New Roman" w:cs="Times New Roman"/>
            </w:rPr>
          </w:rPrChange>
        </w:rPr>
        <w:t>, </w:t>
      </w:r>
      <w:r w:rsidRPr="005D1568">
        <w:rPr>
          <w:rFonts w:ascii="Times New Roman" w:hAnsi="Times New Roman" w:cs="Times New Roman"/>
          <w:i/>
          <w:iCs/>
          <w:color w:val="000000" w:themeColor="text1"/>
          <w:rPrChange w:id="31" w:author="Cian White" w:date="2021-10-11T18:50:00Z">
            <w:rPr>
              <w:rFonts w:ascii="Times New Roman" w:hAnsi="Times New Roman" w:cs="Times New Roman"/>
              <w:i/>
              <w:iCs/>
            </w:rPr>
          </w:rPrChange>
        </w:rPr>
        <w:t>282</w:t>
      </w:r>
      <w:r w:rsidRPr="005D1568">
        <w:rPr>
          <w:rFonts w:ascii="Times New Roman" w:hAnsi="Times New Roman" w:cs="Times New Roman"/>
          <w:color w:val="000000" w:themeColor="text1"/>
          <w:rPrChange w:id="32" w:author="Cian White" w:date="2021-10-11T18:50:00Z">
            <w:rPr>
              <w:rFonts w:ascii="Times New Roman" w:hAnsi="Times New Roman" w:cs="Times New Roman"/>
            </w:rPr>
          </w:rPrChange>
        </w:rPr>
        <w:t>(1802), 20142925.</w:t>
      </w:r>
    </w:p>
    <w:p w14:paraId="64F8513D" w14:textId="20628585" w:rsidR="00604D8E" w:rsidRPr="005D1568" w:rsidRDefault="00604D8E"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lastRenderedPageBreak/>
        <w:t>Vellend</w:t>
      </w:r>
      <w:proofErr w:type="spellEnd"/>
      <w:r w:rsidRPr="005D1568">
        <w:rPr>
          <w:rFonts w:ascii="Times New Roman" w:hAnsi="Times New Roman" w:cs="Times New Roman"/>
          <w:color w:val="000000" w:themeColor="text1"/>
        </w:rPr>
        <w:t xml:space="preserve">, M., </w:t>
      </w:r>
      <w:proofErr w:type="spellStart"/>
      <w:r w:rsidRPr="005D1568">
        <w:rPr>
          <w:rFonts w:ascii="Times New Roman" w:hAnsi="Times New Roman" w:cs="Times New Roman"/>
          <w:color w:val="000000" w:themeColor="text1"/>
        </w:rPr>
        <w:t>Verheyen</w:t>
      </w:r>
      <w:proofErr w:type="spellEnd"/>
      <w:r w:rsidRPr="005D1568">
        <w:rPr>
          <w:rFonts w:ascii="Times New Roman" w:hAnsi="Times New Roman" w:cs="Times New Roman"/>
          <w:color w:val="000000" w:themeColor="text1"/>
        </w:rPr>
        <w:t xml:space="preserve">, K., Flinn, K. M., </w:t>
      </w:r>
      <w:proofErr w:type="spellStart"/>
      <w:r w:rsidRPr="005D1568">
        <w:rPr>
          <w:rFonts w:ascii="Times New Roman" w:hAnsi="Times New Roman" w:cs="Times New Roman"/>
          <w:color w:val="000000" w:themeColor="text1"/>
        </w:rPr>
        <w:t>Jacquemyn</w:t>
      </w:r>
      <w:proofErr w:type="spellEnd"/>
      <w:r w:rsidRPr="005D1568">
        <w:rPr>
          <w:rFonts w:ascii="Times New Roman" w:hAnsi="Times New Roman" w:cs="Times New Roman"/>
          <w:color w:val="000000" w:themeColor="text1"/>
        </w:rPr>
        <w:t xml:space="preserve">, H., Kolb, A., Van </w:t>
      </w:r>
      <w:proofErr w:type="spellStart"/>
      <w:r w:rsidRPr="005D1568">
        <w:rPr>
          <w:rFonts w:ascii="Times New Roman" w:hAnsi="Times New Roman" w:cs="Times New Roman"/>
          <w:color w:val="000000" w:themeColor="text1"/>
        </w:rPr>
        <w:t>Calster</w:t>
      </w:r>
      <w:proofErr w:type="spellEnd"/>
      <w:r w:rsidRPr="005D1568">
        <w:rPr>
          <w:rFonts w:ascii="Times New Roman" w:hAnsi="Times New Roman" w:cs="Times New Roman"/>
          <w:color w:val="000000" w:themeColor="text1"/>
        </w:rPr>
        <w:t>, H., ... &amp; Brunet, J. (2007). Homogenization of forest plant communities and weakening of species–environment relationships via agricultural land use. </w:t>
      </w:r>
      <w:r w:rsidRPr="005D1568">
        <w:rPr>
          <w:rFonts w:ascii="Times New Roman" w:hAnsi="Times New Roman" w:cs="Times New Roman"/>
          <w:i/>
          <w:iCs/>
          <w:color w:val="000000" w:themeColor="text1"/>
        </w:rPr>
        <w:t>Journal of Ecology</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95</w:t>
      </w:r>
      <w:r w:rsidRPr="005D1568">
        <w:rPr>
          <w:rFonts w:ascii="Times New Roman" w:hAnsi="Times New Roman" w:cs="Times New Roman"/>
          <w:color w:val="000000" w:themeColor="text1"/>
        </w:rPr>
        <w:t>(3), 565-573.</w:t>
      </w:r>
    </w:p>
    <w:p w14:paraId="7EA90D50" w14:textId="24203573" w:rsidR="00B4267C" w:rsidRPr="005D1568" w:rsidRDefault="00B4267C"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Wehrens</w:t>
      </w:r>
      <w:proofErr w:type="spellEnd"/>
      <w:r w:rsidRPr="005D1568">
        <w:rPr>
          <w:rFonts w:ascii="Times New Roman" w:hAnsi="Times New Roman" w:cs="Times New Roman"/>
          <w:color w:val="000000" w:themeColor="text1"/>
        </w:rPr>
        <w:t xml:space="preserve">, R., Putter, H., &amp; </w:t>
      </w:r>
      <w:proofErr w:type="spellStart"/>
      <w:r w:rsidRPr="005D1568">
        <w:rPr>
          <w:rFonts w:ascii="Times New Roman" w:hAnsi="Times New Roman" w:cs="Times New Roman"/>
          <w:color w:val="000000" w:themeColor="text1"/>
        </w:rPr>
        <w:t>Buydens</w:t>
      </w:r>
      <w:proofErr w:type="spellEnd"/>
      <w:r w:rsidRPr="005D1568">
        <w:rPr>
          <w:rFonts w:ascii="Times New Roman" w:hAnsi="Times New Roman" w:cs="Times New Roman"/>
          <w:color w:val="000000" w:themeColor="text1"/>
        </w:rPr>
        <w:t xml:space="preserve">, L. M. (2000). The bootstrap: a tutorial. </w:t>
      </w:r>
      <w:r w:rsidRPr="005D1568">
        <w:rPr>
          <w:rFonts w:ascii="Times New Roman" w:hAnsi="Times New Roman" w:cs="Times New Roman"/>
          <w:i/>
          <w:iCs/>
          <w:color w:val="000000" w:themeColor="text1"/>
        </w:rPr>
        <w:t>Chemometrics and intelligent laboratory systems</w:t>
      </w:r>
      <w:r w:rsidRPr="005D1568">
        <w:rPr>
          <w:rFonts w:ascii="Times New Roman" w:hAnsi="Times New Roman" w:cs="Times New Roman"/>
          <w:color w:val="000000" w:themeColor="text1"/>
        </w:rPr>
        <w:t xml:space="preserve">, </w:t>
      </w:r>
      <w:r w:rsidRPr="005D1568">
        <w:rPr>
          <w:rFonts w:ascii="Times New Roman" w:hAnsi="Times New Roman" w:cs="Times New Roman"/>
          <w:i/>
          <w:iCs/>
          <w:color w:val="000000" w:themeColor="text1"/>
        </w:rPr>
        <w:t>54</w:t>
      </w:r>
      <w:r w:rsidRPr="005D1568">
        <w:rPr>
          <w:rFonts w:ascii="Times New Roman" w:hAnsi="Times New Roman" w:cs="Times New Roman"/>
          <w:color w:val="000000" w:themeColor="text1"/>
        </w:rPr>
        <w:t>(1), 35-52.</w:t>
      </w:r>
    </w:p>
    <w:p w14:paraId="02AF41DE" w14:textId="3A801FE2" w:rsidR="006755AC" w:rsidRPr="005D1568" w:rsidRDefault="006755AC" w:rsidP="005D1568">
      <w:pPr>
        <w:spacing w:line="480" w:lineRule="auto"/>
        <w:ind w:left="360"/>
        <w:rPr>
          <w:rFonts w:ascii="Times New Roman" w:hAnsi="Times New Roman" w:cs="Times New Roman"/>
          <w:bCs/>
          <w:color w:val="000000" w:themeColor="text1"/>
        </w:rPr>
      </w:pPr>
      <w:r w:rsidRPr="005D1568">
        <w:rPr>
          <w:rFonts w:ascii="Times New Roman" w:hAnsi="Times New Roman" w:cs="Times New Roman"/>
          <w:color w:val="000000" w:themeColor="text1"/>
        </w:rPr>
        <w:t xml:space="preserve">Wheeler, M. M., Neill, C., </w:t>
      </w:r>
      <w:proofErr w:type="spellStart"/>
      <w:r w:rsidRPr="005D1568">
        <w:rPr>
          <w:rFonts w:ascii="Times New Roman" w:hAnsi="Times New Roman" w:cs="Times New Roman"/>
          <w:color w:val="000000" w:themeColor="text1"/>
        </w:rPr>
        <w:t>Groffman</w:t>
      </w:r>
      <w:proofErr w:type="spellEnd"/>
      <w:r w:rsidRPr="005D1568">
        <w:rPr>
          <w:rFonts w:ascii="Times New Roman" w:hAnsi="Times New Roman" w:cs="Times New Roman"/>
          <w:color w:val="000000" w:themeColor="text1"/>
        </w:rPr>
        <w:t xml:space="preserve">, P. M., Avolio, M., </w:t>
      </w:r>
      <w:proofErr w:type="spellStart"/>
      <w:r w:rsidRPr="005D1568">
        <w:rPr>
          <w:rFonts w:ascii="Times New Roman" w:hAnsi="Times New Roman" w:cs="Times New Roman"/>
          <w:color w:val="000000" w:themeColor="text1"/>
        </w:rPr>
        <w:t>Bettez</w:t>
      </w:r>
      <w:proofErr w:type="spellEnd"/>
      <w:r w:rsidRPr="005D1568">
        <w:rPr>
          <w:rFonts w:ascii="Times New Roman" w:hAnsi="Times New Roman" w:cs="Times New Roman"/>
          <w:color w:val="000000" w:themeColor="text1"/>
        </w:rPr>
        <w:t>, N., Cavender-Bares, J., ... &amp; Trammell, T. L. (2017). Continental-scale homogenization of residential lawn plant communities. </w:t>
      </w:r>
      <w:r w:rsidRPr="005D1568">
        <w:rPr>
          <w:rFonts w:ascii="Times New Roman" w:hAnsi="Times New Roman" w:cs="Times New Roman"/>
          <w:i/>
          <w:iCs/>
          <w:color w:val="000000" w:themeColor="text1"/>
        </w:rPr>
        <w:t>Landscape and Urban Planning</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165</w:t>
      </w:r>
      <w:r w:rsidRPr="005D1568">
        <w:rPr>
          <w:rFonts w:ascii="Times New Roman" w:hAnsi="Times New Roman" w:cs="Times New Roman"/>
          <w:color w:val="000000" w:themeColor="text1"/>
        </w:rPr>
        <w:t xml:space="preserve">, 54-63. </w:t>
      </w:r>
    </w:p>
    <w:p w14:paraId="13222D27" w14:textId="191BB7EA" w:rsidR="00DE5AC9" w:rsidRPr="005D1568" w:rsidRDefault="009F4C51" w:rsidP="005D1568">
      <w:pPr>
        <w:spacing w:line="480" w:lineRule="auto"/>
        <w:ind w:left="360"/>
        <w:rPr>
          <w:rFonts w:ascii="Times New Roman" w:hAnsi="Times New Roman" w:cs="Times New Roman"/>
          <w:color w:val="000000" w:themeColor="text1"/>
        </w:rPr>
      </w:pPr>
      <w:proofErr w:type="spellStart"/>
      <w:r w:rsidRPr="005D1568">
        <w:rPr>
          <w:rFonts w:ascii="Times New Roman" w:hAnsi="Times New Roman" w:cs="Times New Roman"/>
          <w:color w:val="000000" w:themeColor="text1"/>
        </w:rPr>
        <w:t>Wisz</w:t>
      </w:r>
      <w:proofErr w:type="spellEnd"/>
      <w:r w:rsidRPr="005D1568">
        <w:rPr>
          <w:rFonts w:ascii="Times New Roman" w:hAnsi="Times New Roman" w:cs="Times New Roman"/>
          <w:color w:val="000000" w:themeColor="text1"/>
        </w:rPr>
        <w:t xml:space="preserve">, M. S., Pottier, J., Kissling, W. D., </w:t>
      </w:r>
      <w:proofErr w:type="spellStart"/>
      <w:r w:rsidRPr="005D1568">
        <w:rPr>
          <w:rFonts w:ascii="Times New Roman" w:hAnsi="Times New Roman" w:cs="Times New Roman"/>
          <w:color w:val="000000" w:themeColor="text1"/>
        </w:rPr>
        <w:t>Pellissier</w:t>
      </w:r>
      <w:proofErr w:type="spellEnd"/>
      <w:r w:rsidRPr="005D1568">
        <w:rPr>
          <w:rFonts w:ascii="Times New Roman" w:hAnsi="Times New Roman" w:cs="Times New Roman"/>
          <w:color w:val="000000" w:themeColor="text1"/>
        </w:rPr>
        <w:t xml:space="preserve">, L., Lenoir, J., </w:t>
      </w:r>
      <w:proofErr w:type="spellStart"/>
      <w:r w:rsidRPr="005D1568">
        <w:rPr>
          <w:rFonts w:ascii="Times New Roman" w:hAnsi="Times New Roman" w:cs="Times New Roman"/>
          <w:color w:val="000000" w:themeColor="text1"/>
        </w:rPr>
        <w:t>Damgaard</w:t>
      </w:r>
      <w:proofErr w:type="spellEnd"/>
      <w:r w:rsidRPr="005D1568">
        <w:rPr>
          <w:rFonts w:ascii="Times New Roman" w:hAnsi="Times New Roman" w:cs="Times New Roman"/>
          <w:color w:val="000000" w:themeColor="text1"/>
        </w:rPr>
        <w:t xml:space="preserve">, C. F., ... &amp; </w:t>
      </w:r>
      <w:proofErr w:type="spellStart"/>
      <w:r w:rsidRPr="005D1568">
        <w:rPr>
          <w:rFonts w:ascii="Times New Roman" w:hAnsi="Times New Roman" w:cs="Times New Roman"/>
          <w:color w:val="000000" w:themeColor="text1"/>
        </w:rPr>
        <w:t>Svenning</w:t>
      </w:r>
      <w:proofErr w:type="spellEnd"/>
      <w:r w:rsidRPr="005D1568">
        <w:rPr>
          <w:rFonts w:ascii="Times New Roman" w:hAnsi="Times New Roman" w:cs="Times New Roman"/>
          <w:color w:val="000000" w:themeColor="text1"/>
        </w:rPr>
        <w:t>, J. C. (2013). The role of biotic interactions in shaping distributions and realised assemblages of species: implications for species distribution modelling. </w:t>
      </w:r>
      <w:r w:rsidRPr="005D1568">
        <w:rPr>
          <w:rFonts w:ascii="Times New Roman" w:hAnsi="Times New Roman" w:cs="Times New Roman"/>
          <w:i/>
          <w:iCs/>
          <w:color w:val="000000" w:themeColor="text1"/>
        </w:rPr>
        <w:t>Biological reviews</w:t>
      </w:r>
      <w:r w:rsidRPr="005D1568">
        <w:rPr>
          <w:rFonts w:ascii="Times New Roman" w:hAnsi="Times New Roman" w:cs="Times New Roman"/>
          <w:color w:val="000000" w:themeColor="text1"/>
        </w:rPr>
        <w:t>, </w:t>
      </w:r>
      <w:r w:rsidRPr="005D1568">
        <w:rPr>
          <w:rFonts w:ascii="Times New Roman" w:hAnsi="Times New Roman" w:cs="Times New Roman"/>
          <w:i/>
          <w:iCs/>
          <w:color w:val="000000" w:themeColor="text1"/>
        </w:rPr>
        <w:t>88</w:t>
      </w:r>
      <w:r w:rsidRPr="005D1568">
        <w:rPr>
          <w:rFonts w:ascii="Times New Roman" w:hAnsi="Times New Roman" w:cs="Times New Roman"/>
          <w:color w:val="000000" w:themeColor="text1"/>
        </w:rPr>
        <w:t>(1), 15-30.</w:t>
      </w:r>
    </w:p>
    <w:sectPr w:rsidR="00DE5AC9" w:rsidRPr="005D1568" w:rsidSect="00327D7F">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Jane Stout" w:date="2021-10-04T19:50:00Z" w:initials="JS">
    <w:p w14:paraId="687497CC" w14:textId="1504942B" w:rsidR="00943A9A" w:rsidRDefault="00943A9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7497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7497CC" w16cid:durableId="2509C2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1E8A"/>
    <w:multiLevelType w:val="hybridMultilevel"/>
    <w:tmpl w:val="98C42A52"/>
    <w:lvl w:ilvl="0" w:tplc="F39C6F04">
      <w:start w:val="1"/>
      <w:numFmt w:val="upperLetter"/>
      <w:lvlText w:val="%1)"/>
      <w:lvlJc w:val="left"/>
      <w:pPr>
        <w:ind w:left="1803" w:hanging="360"/>
      </w:pPr>
      <w:rPr>
        <w:rFonts w:hint="default"/>
        <w:color w:val="000000" w:themeColor="text1"/>
        <w:sz w:val="24"/>
        <w:szCs w:val="24"/>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02EF3DCE"/>
    <w:multiLevelType w:val="hybridMultilevel"/>
    <w:tmpl w:val="AE86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84C1C"/>
    <w:multiLevelType w:val="hybridMultilevel"/>
    <w:tmpl w:val="304086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0A675D3"/>
    <w:multiLevelType w:val="hybridMultilevel"/>
    <w:tmpl w:val="52D662BC"/>
    <w:lvl w:ilvl="0" w:tplc="18090017">
      <w:start w:val="3"/>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0C61C0"/>
    <w:multiLevelType w:val="hybridMultilevel"/>
    <w:tmpl w:val="6F58F4FA"/>
    <w:lvl w:ilvl="0" w:tplc="009E00B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724637A"/>
    <w:multiLevelType w:val="hybridMultilevel"/>
    <w:tmpl w:val="52D662BC"/>
    <w:lvl w:ilvl="0" w:tplc="18090017">
      <w:start w:val="3"/>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C354C9B"/>
    <w:multiLevelType w:val="hybridMultilevel"/>
    <w:tmpl w:val="309E84AA"/>
    <w:lvl w:ilvl="0" w:tplc="A4F282CC">
      <w:start w:val="21"/>
      <w:numFmt w:val="bullet"/>
      <w:lvlText w:val=""/>
      <w:lvlJc w:val="left"/>
      <w:pPr>
        <w:ind w:left="720" w:hanging="360"/>
      </w:pPr>
      <w:rPr>
        <w:rFonts w:ascii="Symbol" w:eastAsia="Times New Roman" w:hAnsi="Symbol" w:cs="Calibr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DE332AD"/>
    <w:multiLevelType w:val="hybridMultilevel"/>
    <w:tmpl w:val="861C484C"/>
    <w:lvl w:ilvl="0" w:tplc="AC140774">
      <w:start w:val="1"/>
      <w:numFmt w:val="upperLetter"/>
      <w:lvlText w:val="%1)"/>
      <w:lvlJc w:val="left"/>
      <w:pPr>
        <w:ind w:left="10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FAD58A1"/>
    <w:multiLevelType w:val="hybridMultilevel"/>
    <w:tmpl w:val="E1E0CF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5586D51"/>
    <w:multiLevelType w:val="hybridMultilevel"/>
    <w:tmpl w:val="1AD6FC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CFB5832"/>
    <w:multiLevelType w:val="hybridMultilevel"/>
    <w:tmpl w:val="49965BF0"/>
    <w:lvl w:ilvl="0" w:tplc="A4F282CC">
      <w:start w:val="21"/>
      <w:numFmt w:val="bullet"/>
      <w:lvlText w:val=""/>
      <w:lvlJc w:val="left"/>
      <w:pPr>
        <w:ind w:left="720" w:hanging="360"/>
      </w:pPr>
      <w:rPr>
        <w:rFonts w:ascii="Symbol" w:eastAsia="Times New Roman" w:hAnsi="Symbol" w:cs="Calibr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EC63055"/>
    <w:multiLevelType w:val="hybridMultilevel"/>
    <w:tmpl w:val="E0A851E2"/>
    <w:lvl w:ilvl="0" w:tplc="AC140774">
      <w:start w:val="1"/>
      <w:numFmt w:val="upperLetter"/>
      <w:lvlText w:val="%1)"/>
      <w:lvlJc w:val="left"/>
      <w:pPr>
        <w:ind w:left="10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DE125E6"/>
    <w:multiLevelType w:val="hybridMultilevel"/>
    <w:tmpl w:val="1FCC248C"/>
    <w:lvl w:ilvl="0" w:tplc="A4F282CC">
      <w:start w:val="21"/>
      <w:numFmt w:val="bullet"/>
      <w:lvlText w:val=""/>
      <w:lvlJc w:val="left"/>
      <w:pPr>
        <w:ind w:left="720" w:hanging="360"/>
      </w:pPr>
      <w:rPr>
        <w:rFonts w:ascii="Symbol" w:eastAsia="Times New Roman" w:hAnsi="Symbol" w:cs="Calibr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EEC2D52"/>
    <w:multiLevelType w:val="hybridMultilevel"/>
    <w:tmpl w:val="C284D6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3554CEA"/>
    <w:multiLevelType w:val="hybridMultilevel"/>
    <w:tmpl w:val="4D0E786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0104618"/>
    <w:multiLevelType w:val="hybridMultilevel"/>
    <w:tmpl w:val="91841246"/>
    <w:lvl w:ilvl="0" w:tplc="1010AF6E">
      <w:start w:val="2"/>
      <w:numFmt w:val="upperLetter"/>
      <w:lvlText w:val="%1)"/>
      <w:lvlJc w:val="left"/>
      <w:pPr>
        <w:ind w:left="1083" w:hanging="360"/>
      </w:pPr>
      <w:rPr>
        <w:rFonts w:hint="default"/>
        <w:color w:val="000000" w:themeColor="text1"/>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1810B4D"/>
    <w:multiLevelType w:val="hybridMultilevel"/>
    <w:tmpl w:val="5B64668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15:restartNumberingAfterBreak="0">
    <w:nsid w:val="52CF124B"/>
    <w:multiLevelType w:val="hybridMultilevel"/>
    <w:tmpl w:val="61ACA076"/>
    <w:lvl w:ilvl="0" w:tplc="AC140774">
      <w:start w:val="1"/>
      <w:numFmt w:val="upp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5425673A"/>
    <w:multiLevelType w:val="hybridMultilevel"/>
    <w:tmpl w:val="52D662BC"/>
    <w:lvl w:ilvl="0" w:tplc="18090017">
      <w:start w:val="3"/>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7D83B21"/>
    <w:multiLevelType w:val="hybridMultilevel"/>
    <w:tmpl w:val="6EF89028"/>
    <w:lvl w:ilvl="0" w:tplc="DCC2A56E">
      <w:start w:val="1"/>
      <w:numFmt w:val="upperLetter"/>
      <w:lvlText w:val="%1)"/>
      <w:lvlJc w:val="left"/>
      <w:pPr>
        <w:ind w:left="1083" w:hanging="360"/>
      </w:pPr>
      <w:rPr>
        <w:rFonts w:ascii="Times New Roman" w:hAnsi="Times New Roman" w:cs="Times New Roman" w:hint="default"/>
        <w:color w:val="000000" w:themeColor="text1"/>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B337642"/>
    <w:multiLevelType w:val="hybridMultilevel"/>
    <w:tmpl w:val="BF861A34"/>
    <w:lvl w:ilvl="0" w:tplc="74E4C728">
      <w:start w:val="2"/>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84C7661"/>
    <w:multiLevelType w:val="hybridMultilevel"/>
    <w:tmpl w:val="3BC689F4"/>
    <w:lvl w:ilvl="0" w:tplc="F39C6F04">
      <w:start w:val="1"/>
      <w:numFmt w:val="upperLetter"/>
      <w:lvlText w:val="%1)"/>
      <w:lvlJc w:val="left"/>
      <w:pPr>
        <w:ind w:left="1083" w:hanging="360"/>
      </w:pPr>
      <w:rPr>
        <w:rFonts w:hint="default"/>
        <w:color w:val="000000" w:themeColor="text1"/>
        <w:sz w:val="24"/>
        <w:szCs w:val="24"/>
      </w:rPr>
    </w:lvl>
    <w:lvl w:ilvl="1" w:tplc="18090019" w:tentative="1">
      <w:start w:val="1"/>
      <w:numFmt w:val="lowerLetter"/>
      <w:lvlText w:val="%2."/>
      <w:lvlJc w:val="left"/>
      <w:pPr>
        <w:ind w:left="1803" w:hanging="360"/>
      </w:pPr>
    </w:lvl>
    <w:lvl w:ilvl="2" w:tplc="1809001B" w:tentative="1">
      <w:start w:val="1"/>
      <w:numFmt w:val="lowerRoman"/>
      <w:lvlText w:val="%3."/>
      <w:lvlJc w:val="right"/>
      <w:pPr>
        <w:ind w:left="2523" w:hanging="180"/>
      </w:pPr>
    </w:lvl>
    <w:lvl w:ilvl="3" w:tplc="1809000F" w:tentative="1">
      <w:start w:val="1"/>
      <w:numFmt w:val="decimal"/>
      <w:lvlText w:val="%4."/>
      <w:lvlJc w:val="left"/>
      <w:pPr>
        <w:ind w:left="3243" w:hanging="360"/>
      </w:pPr>
    </w:lvl>
    <w:lvl w:ilvl="4" w:tplc="18090019" w:tentative="1">
      <w:start w:val="1"/>
      <w:numFmt w:val="lowerLetter"/>
      <w:lvlText w:val="%5."/>
      <w:lvlJc w:val="left"/>
      <w:pPr>
        <w:ind w:left="3963" w:hanging="360"/>
      </w:pPr>
    </w:lvl>
    <w:lvl w:ilvl="5" w:tplc="1809001B" w:tentative="1">
      <w:start w:val="1"/>
      <w:numFmt w:val="lowerRoman"/>
      <w:lvlText w:val="%6."/>
      <w:lvlJc w:val="right"/>
      <w:pPr>
        <w:ind w:left="4683" w:hanging="180"/>
      </w:pPr>
    </w:lvl>
    <w:lvl w:ilvl="6" w:tplc="1809000F" w:tentative="1">
      <w:start w:val="1"/>
      <w:numFmt w:val="decimal"/>
      <w:lvlText w:val="%7."/>
      <w:lvlJc w:val="left"/>
      <w:pPr>
        <w:ind w:left="5403" w:hanging="360"/>
      </w:pPr>
    </w:lvl>
    <w:lvl w:ilvl="7" w:tplc="18090019" w:tentative="1">
      <w:start w:val="1"/>
      <w:numFmt w:val="lowerLetter"/>
      <w:lvlText w:val="%8."/>
      <w:lvlJc w:val="left"/>
      <w:pPr>
        <w:ind w:left="6123" w:hanging="360"/>
      </w:pPr>
    </w:lvl>
    <w:lvl w:ilvl="8" w:tplc="1809001B" w:tentative="1">
      <w:start w:val="1"/>
      <w:numFmt w:val="lowerRoman"/>
      <w:lvlText w:val="%9."/>
      <w:lvlJc w:val="right"/>
      <w:pPr>
        <w:ind w:left="6843" w:hanging="180"/>
      </w:pPr>
    </w:lvl>
  </w:abstractNum>
  <w:abstractNum w:abstractNumId="22" w15:restartNumberingAfterBreak="0">
    <w:nsid w:val="6AA74943"/>
    <w:multiLevelType w:val="hybridMultilevel"/>
    <w:tmpl w:val="BF243F02"/>
    <w:lvl w:ilvl="0" w:tplc="9CD0442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1022BFD"/>
    <w:multiLevelType w:val="hybridMultilevel"/>
    <w:tmpl w:val="BF861A34"/>
    <w:lvl w:ilvl="0" w:tplc="74E4C728">
      <w:start w:val="2"/>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5742EF2"/>
    <w:multiLevelType w:val="hybridMultilevel"/>
    <w:tmpl w:val="A9F0CEF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BA95739"/>
    <w:multiLevelType w:val="hybridMultilevel"/>
    <w:tmpl w:val="BE3A5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2"/>
  </w:num>
  <w:num w:numId="4">
    <w:abstractNumId w:val="10"/>
  </w:num>
  <w:num w:numId="5">
    <w:abstractNumId w:val="5"/>
  </w:num>
  <w:num w:numId="6">
    <w:abstractNumId w:val="1"/>
  </w:num>
  <w:num w:numId="7">
    <w:abstractNumId w:val="25"/>
  </w:num>
  <w:num w:numId="8">
    <w:abstractNumId w:val="8"/>
  </w:num>
  <w:num w:numId="9">
    <w:abstractNumId w:val="16"/>
  </w:num>
  <w:num w:numId="10">
    <w:abstractNumId w:val="13"/>
  </w:num>
  <w:num w:numId="11">
    <w:abstractNumId w:val="24"/>
  </w:num>
  <w:num w:numId="12">
    <w:abstractNumId w:val="2"/>
  </w:num>
  <w:num w:numId="13">
    <w:abstractNumId w:val="18"/>
  </w:num>
  <w:num w:numId="14">
    <w:abstractNumId w:val="3"/>
  </w:num>
  <w:num w:numId="15">
    <w:abstractNumId w:val="20"/>
  </w:num>
  <w:num w:numId="16">
    <w:abstractNumId w:val="23"/>
  </w:num>
  <w:num w:numId="17">
    <w:abstractNumId w:val="21"/>
  </w:num>
  <w:num w:numId="18">
    <w:abstractNumId w:val="22"/>
  </w:num>
  <w:num w:numId="19">
    <w:abstractNumId w:val="9"/>
  </w:num>
  <w:num w:numId="20">
    <w:abstractNumId w:val="4"/>
  </w:num>
  <w:num w:numId="21">
    <w:abstractNumId w:val="17"/>
  </w:num>
  <w:num w:numId="22">
    <w:abstractNumId w:val="7"/>
  </w:num>
  <w:num w:numId="23">
    <w:abstractNumId w:val="11"/>
  </w:num>
  <w:num w:numId="24">
    <w:abstractNumId w:val="0"/>
  </w:num>
  <w:num w:numId="25">
    <w:abstractNumId w:val="19"/>
  </w:num>
  <w:num w:numId="2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ian White">
    <w15:presenceInfo w15:providerId="AD" w15:userId="S::CWHITE4@tcd.ie::8da9167b-0c3c-4947-b443-74aa2837f113"/>
  </w15:person>
  <w15:person w15:author="Jane Stout">
    <w15:presenceInfo w15:providerId="AD" w15:userId="S-1-5-21-3781580678-689260438-1208428872-9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D8E"/>
    <w:rsid w:val="0000361E"/>
    <w:rsid w:val="00013E89"/>
    <w:rsid w:val="00030220"/>
    <w:rsid w:val="0003486F"/>
    <w:rsid w:val="00043C1B"/>
    <w:rsid w:val="00061D16"/>
    <w:rsid w:val="00071834"/>
    <w:rsid w:val="00072463"/>
    <w:rsid w:val="0007468F"/>
    <w:rsid w:val="00080649"/>
    <w:rsid w:val="0009161A"/>
    <w:rsid w:val="000B7FCD"/>
    <w:rsid w:val="000C076E"/>
    <w:rsid w:val="000C4E65"/>
    <w:rsid w:val="000C7F02"/>
    <w:rsid w:val="00125F19"/>
    <w:rsid w:val="00131AC7"/>
    <w:rsid w:val="00132857"/>
    <w:rsid w:val="0014753B"/>
    <w:rsid w:val="001603DA"/>
    <w:rsid w:val="001611F0"/>
    <w:rsid w:val="00162C84"/>
    <w:rsid w:val="00166B59"/>
    <w:rsid w:val="001750BB"/>
    <w:rsid w:val="00175D5B"/>
    <w:rsid w:val="00176E3E"/>
    <w:rsid w:val="00185FF2"/>
    <w:rsid w:val="00187030"/>
    <w:rsid w:val="00190E86"/>
    <w:rsid w:val="00193017"/>
    <w:rsid w:val="001A3BEC"/>
    <w:rsid w:val="001B6569"/>
    <w:rsid w:val="001C2392"/>
    <w:rsid w:val="001C2445"/>
    <w:rsid w:val="001C2614"/>
    <w:rsid w:val="001D1F92"/>
    <w:rsid w:val="001D5497"/>
    <w:rsid w:val="001D74E5"/>
    <w:rsid w:val="001E49A2"/>
    <w:rsid w:val="001E6069"/>
    <w:rsid w:val="001F3021"/>
    <w:rsid w:val="00204407"/>
    <w:rsid w:val="0021245E"/>
    <w:rsid w:val="002142E1"/>
    <w:rsid w:val="002214EE"/>
    <w:rsid w:val="0025013E"/>
    <w:rsid w:val="002765C3"/>
    <w:rsid w:val="00276A3E"/>
    <w:rsid w:val="00280404"/>
    <w:rsid w:val="002815DD"/>
    <w:rsid w:val="00292C55"/>
    <w:rsid w:val="00292F8B"/>
    <w:rsid w:val="00296081"/>
    <w:rsid w:val="002A33A5"/>
    <w:rsid w:val="002B48A5"/>
    <w:rsid w:val="002C28A5"/>
    <w:rsid w:val="002C72DA"/>
    <w:rsid w:val="002C75D6"/>
    <w:rsid w:val="002E2573"/>
    <w:rsid w:val="003148FA"/>
    <w:rsid w:val="0032146B"/>
    <w:rsid w:val="003220FB"/>
    <w:rsid w:val="00323E14"/>
    <w:rsid w:val="00326188"/>
    <w:rsid w:val="00327108"/>
    <w:rsid w:val="00327D7F"/>
    <w:rsid w:val="00343AA3"/>
    <w:rsid w:val="00363B0F"/>
    <w:rsid w:val="003948CF"/>
    <w:rsid w:val="003A0074"/>
    <w:rsid w:val="003A1B7B"/>
    <w:rsid w:val="003A5E6C"/>
    <w:rsid w:val="003A61DE"/>
    <w:rsid w:val="003B7DE6"/>
    <w:rsid w:val="003D058D"/>
    <w:rsid w:val="003D6B03"/>
    <w:rsid w:val="003E6728"/>
    <w:rsid w:val="00400B8C"/>
    <w:rsid w:val="00414961"/>
    <w:rsid w:val="004249F2"/>
    <w:rsid w:val="00442734"/>
    <w:rsid w:val="00442BAE"/>
    <w:rsid w:val="00451079"/>
    <w:rsid w:val="00453486"/>
    <w:rsid w:val="0045413A"/>
    <w:rsid w:val="004667D1"/>
    <w:rsid w:val="00476879"/>
    <w:rsid w:val="004A238C"/>
    <w:rsid w:val="004B10DA"/>
    <w:rsid w:val="004B340E"/>
    <w:rsid w:val="004D0A39"/>
    <w:rsid w:val="004D6E70"/>
    <w:rsid w:val="004E1D7B"/>
    <w:rsid w:val="004E581F"/>
    <w:rsid w:val="004F47DD"/>
    <w:rsid w:val="00515985"/>
    <w:rsid w:val="00517457"/>
    <w:rsid w:val="00533B2A"/>
    <w:rsid w:val="00542674"/>
    <w:rsid w:val="0054269E"/>
    <w:rsid w:val="0054690E"/>
    <w:rsid w:val="00547EC1"/>
    <w:rsid w:val="00553D38"/>
    <w:rsid w:val="00571EB3"/>
    <w:rsid w:val="00574B18"/>
    <w:rsid w:val="00576048"/>
    <w:rsid w:val="00581F54"/>
    <w:rsid w:val="00587841"/>
    <w:rsid w:val="00593B61"/>
    <w:rsid w:val="00593BB7"/>
    <w:rsid w:val="005A39C7"/>
    <w:rsid w:val="005D1568"/>
    <w:rsid w:val="00600439"/>
    <w:rsid w:val="00604D8E"/>
    <w:rsid w:val="00610AEF"/>
    <w:rsid w:val="00613551"/>
    <w:rsid w:val="00631482"/>
    <w:rsid w:val="006533C9"/>
    <w:rsid w:val="006678A2"/>
    <w:rsid w:val="006755AC"/>
    <w:rsid w:val="006A24D8"/>
    <w:rsid w:val="006B19FA"/>
    <w:rsid w:val="006F241D"/>
    <w:rsid w:val="006F49C8"/>
    <w:rsid w:val="00735133"/>
    <w:rsid w:val="00735FFB"/>
    <w:rsid w:val="00740D43"/>
    <w:rsid w:val="00745B49"/>
    <w:rsid w:val="00746D41"/>
    <w:rsid w:val="00751C2A"/>
    <w:rsid w:val="00757059"/>
    <w:rsid w:val="007657DA"/>
    <w:rsid w:val="007A52D7"/>
    <w:rsid w:val="007B2602"/>
    <w:rsid w:val="007F1883"/>
    <w:rsid w:val="007F42C7"/>
    <w:rsid w:val="00813A08"/>
    <w:rsid w:val="0084349D"/>
    <w:rsid w:val="008516CE"/>
    <w:rsid w:val="008649B4"/>
    <w:rsid w:val="00874122"/>
    <w:rsid w:val="008862DF"/>
    <w:rsid w:val="008A633C"/>
    <w:rsid w:val="008B78CC"/>
    <w:rsid w:val="008C3D62"/>
    <w:rsid w:val="008F7EAA"/>
    <w:rsid w:val="00904AF8"/>
    <w:rsid w:val="00910852"/>
    <w:rsid w:val="00911D25"/>
    <w:rsid w:val="00914253"/>
    <w:rsid w:val="009157A9"/>
    <w:rsid w:val="009307EF"/>
    <w:rsid w:val="009426ED"/>
    <w:rsid w:val="00943A9A"/>
    <w:rsid w:val="00964A83"/>
    <w:rsid w:val="00976B2E"/>
    <w:rsid w:val="00992AD4"/>
    <w:rsid w:val="009E0D1B"/>
    <w:rsid w:val="009F4C51"/>
    <w:rsid w:val="00A02D5F"/>
    <w:rsid w:val="00A138BB"/>
    <w:rsid w:val="00A13906"/>
    <w:rsid w:val="00A14AB4"/>
    <w:rsid w:val="00A331AA"/>
    <w:rsid w:val="00A34CEF"/>
    <w:rsid w:val="00A45BFC"/>
    <w:rsid w:val="00A729BC"/>
    <w:rsid w:val="00A7670B"/>
    <w:rsid w:val="00A8200F"/>
    <w:rsid w:val="00A87956"/>
    <w:rsid w:val="00AA1423"/>
    <w:rsid w:val="00AA1AEA"/>
    <w:rsid w:val="00AA507D"/>
    <w:rsid w:val="00AD7D8F"/>
    <w:rsid w:val="00AF3D28"/>
    <w:rsid w:val="00AF76B4"/>
    <w:rsid w:val="00B017BC"/>
    <w:rsid w:val="00B033D4"/>
    <w:rsid w:val="00B15384"/>
    <w:rsid w:val="00B15391"/>
    <w:rsid w:val="00B162E9"/>
    <w:rsid w:val="00B16AFE"/>
    <w:rsid w:val="00B2130B"/>
    <w:rsid w:val="00B246D4"/>
    <w:rsid w:val="00B33AC5"/>
    <w:rsid w:val="00B41A2D"/>
    <w:rsid w:val="00B4250F"/>
    <w:rsid w:val="00B4267C"/>
    <w:rsid w:val="00B42C8F"/>
    <w:rsid w:val="00B4457E"/>
    <w:rsid w:val="00B50201"/>
    <w:rsid w:val="00B60F45"/>
    <w:rsid w:val="00B923D0"/>
    <w:rsid w:val="00B9393A"/>
    <w:rsid w:val="00BA0A0C"/>
    <w:rsid w:val="00BA7452"/>
    <w:rsid w:val="00BC1156"/>
    <w:rsid w:val="00BD5532"/>
    <w:rsid w:val="00BE11D8"/>
    <w:rsid w:val="00BE6084"/>
    <w:rsid w:val="00BF7BA2"/>
    <w:rsid w:val="00C05F4E"/>
    <w:rsid w:val="00C13622"/>
    <w:rsid w:val="00C1556F"/>
    <w:rsid w:val="00C17F8D"/>
    <w:rsid w:val="00C41C3E"/>
    <w:rsid w:val="00C476C8"/>
    <w:rsid w:val="00C52C52"/>
    <w:rsid w:val="00C537AC"/>
    <w:rsid w:val="00C64152"/>
    <w:rsid w:val="00C745CE"/>
    <w:rsid w:val="00C8005C"/>
    <w:rsid w:val="00C85FB1"/>
    <w:rsid w:val="00C90A8F"/>
    <w:rsid w:val="00C90F2D"/>
    <w:rsid w:val="00C9290D"/>
    <w:rsid w:val="00CB3823"/>
    <w:rsid w:val="00CB707F"/>
    <w:rsid w:val="00CC64AB"/>
    <w:rsid w:val="00CC7042"/>
    <w:rsid w:val="00CD4379"/>
    <w:rsid w:val="00CD6097"/>
    <w:rsid w:val="00CF1812"/>
    <w:rsid w:val="00CF53BF"/>
    <w:rsid w:val="00D1164B"/>
    <w:rsid w:val="00D1410A"/>
    <w:rsid w:val="00D3470F"/>
    <w:rsid w:val="00D34844"/>
    <w:rsid w:val="00D37998"/>
    <w:rsid w:val="00D406A1"/>
    <w:rsid w:val="00D57202"/>
    <w:rsid w:val="00D60CCB"/>
    <w:rsid w:val="00D72871"/>
    <w:rsid w:val="00D92B15"/>
    <w:rsid w:val="00DA2082"/>
    <w:rsid w:val="00DD699F"/>
    <w:rsid w:val="00DE38F0"/>
    <w:rsid w:val="00DE5AC9"/>
    <w:rsid w:val="00E275C8"/>
    <w:rsid w:val="00E304BB"/>
    <w:rsid w:val="00E41E51"/>
    <w:rsid w:val="00E45227"/>
    <w:rsid w:val="00E621DA"/>
    <w:rsid w:val="00E6674D"/>
    <w:rsid w:val="00E9132E"/>
    <w:rsid w:val="00E93EF5"/>
    <w:rsid w:val="00EB334D"/>
    <w:rsid w:val="00EE69BA"/>
    <w:rsid w:val="00EF0EF6"/>
    <w:rsid w:val="00EF22FA"/>
    <w:rsid w:val="00F06303"/>
    <w:rsid w:val="00F11922"/>
    <w:rsid w:val="00F1331D"/>
    <w:rsid w:val="00F25CDA"/>
    <w:rsid w:val="00F32D14"/>
    <w:rsid w:val="00F336D8"/>
    <w:rsid w:val="00F43CEC"/>
    <w:rsid w:val="00F447D2"/>
    <w:rsid w:val="00F45272"/>
    <w:rsid w:val="00F65285"/>
    <w:rsid w:val="00F719CE"/>
    <w:rsid w:val="00FA6105"/>
    <w:rsid w:val="00FB1F13"/>
    <w:rsid w:val="00FB44B5"/>
    <w:rsid w:val="00FE05E7"/>
    <w:rsid w:val="00FF49C1"/>
    <w:rsid w:val="00FF6D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23E82"/>
  <w15:chartTrackingRefBased/>
  <w15:docId w15:val="{8005561C-E1F9-4D32-8BF2-9661EB332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8E"/>
    <w:pPr>
      <w:spacing w:after="200" w:line="276" w:lineRule="auto"/>
    </w:pPr>
  </w:style>
  <w:style w:type="paragraph" w:styleId="Heading1">
    <w:name w:val="heading 1"/>
    <w:basedOn w:val="Normal"/>
    <w:next w:val="Normal"/>
    <w:link w:val="Heading1Char"/>
    <w:uiPriority w:val="9"/>
    <w:qFormat/>
    <w:rsid w:val="000348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4D8E"/>
    <w:rPr>
      <w:color w:val="0563C1" w:themeColor="hyperlink"/>
      <w:u w:val="single"/>
    </w:rPr>
  </w:style>
  <w:style w:type="character" w:customStyle="1" w:styleId="UnresolvedMention1">
    <w:name w:val="Unresolved Mention1"/>
    <w:basedOn w:val="DefaultParagraphFont"/>
    <w:uiPriority w:val="99"/>
    <w:semiHidden/>
    <w:unhideWhenUsed/>
    <w:rsid w:val="00604D8E"/>
    <w:rPr>
      <w:color w:val="605E5C"/>
      <w:shd w:val="clear" w:color="auto" w:fill="E1DFDD"/>
    </w:rPr>
  </w:style>
  <w:style w:type="paragraph" w:styleId="ListParagraph">
    <w:name w:val="List Paragraph"/>
    <w:basedOn w:val="Normal"/>
    <w:uiPriority w:val="34"/>
    <w:qFormat/>
    <w:rsid w:val="00604D8E"/>
    <w:pPr>
      <w:ind w:left="720"/>
      <w:contextualSpacing/>
    </w:pPr>
  </w:style>
  <w:style w:type="table" w:styleId="TableGrid">
    <w:name w:val="Table Grid"/>
    <w:basedOn w:val="TableNormal"/>
    <w:uiPriority w:val="59"/>
    <w:rsid w:val="00604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04D8E"/>
    <w:rPr>
      <w:color w:val="954F72" w:themeColor="followedHyperlink"/>
      <w:u w:val="single"/>
    </w:rPr>
  </w:style>
  <w:style w:type="paragraph" w:styleId="BalloonText">
    <w:name w:val="Balloon Text"/>
    <w:basedOn w:val="Normal"/>
    <w:link w:val="BalloonTextChar"/>
    <w:uiPriority w:val="99"/>
    <w:semiHidden/>
    <w:unhideWhenUsed/>
    <w:rsid w:val="00604D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8E"/>
    <w:rPr>
      <w:rFonts w:ascii="Segoe UI" w:hAnsi="Segoe UI" w:cs="Segoe UI"/>
      <w:sz w:val="18"/>
      <w:szCs w:val="18"/>
    </w:rPr>
  </w:style>
  <w:style w:type="paragraph" w:styleId="HTMLPreformatted">
    <w:name w:val="HTML Preformatted"/>
    <w:basedOn w:val="Normal"/>
    <w:link w:val="HTMLPreformattedChar"/>
    <w:uiPriority w:val="99"/>
    <w:semiHidden/>
    <w:unhideWhenUsed/>
    <w:rsid w:val="00604D8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4D8E"/>
    <w:rPr>
      <w:rFonts w:ascii="Consolas" w:hAnsi="Consolas"/>
      <w:sz w:val="20"/>
      <w:szCs w:val="20"/>
    </w:rPr>
  </w:style>
  <w:style w:type="character" w:customStyle="1" w:styleId="gnkrckgcgsb">
    <w:name w:val="gnkrckgcgsb"/>
    <w:basedOn w:val="DefaultParagraphFont"/>
    <w:rsid w:val="00604D8E"/>
  </w:style>
  <w:style w:type="character" w:styleId="LineNumber">
    <w:name w:val="line number"/>
    <w:basedOn w:val="DefaultParagraphFont"/>
    <w:uiPriority w:val="99"/>
    <w:semiHidden/>
    <w:unhideWhenUsed/>
    <w:rsid w:val="00604D8E"/>
  </w:style>
  <w:style w:type="character" w:customStyle="1" w:styleId="UnresolvedMention11">
    <w:name w:val="Unresolved Mention11"/>
    <w:basedOn w:val="DefaultParagraphFont"/>
    <w:uiPriority w:val="99"/>
    <w:semiHidden/>
    <w:unhideWhenUsed/>
    <w:rsid w:val="00604D8E"/>
    <w:rPr>
      <w:color w:val="605E5C"/>
      <w:shd w:val="clear" w:color="auto" w:fill="E1DFDD"/>
    </w:rPr>
  </w:style>
  <w:style w:type="character" w:styleId="CommentReference">
    <w:name w:val="annotation reference"/>
    <w:basedOn w:val="DefaultParagraphFont"/>
    <w:uiPriority w:val="99"/>
    <w:semiHidden/>
    <w:unhideWhenUsed/>
    <w:rsid w:val="00604D8E"/>
    <w:rPr>
      <w:sz w:val="16"/>
      <w:szCs w:val="16"/>
    </w:rPr>
  </w:style>
  <w:style w:type="paragraph" w:styleId="CommentText">
    <w:name w:val="annotation text"/>
    <w:basedOn w:val="Normal"/>
    <w:link w:val="CommentTextChar"/>
    <w:uiPriority w:val="99"/>
    <w:semiHidden/>
    <w:unhideWhenUsed/>
    <w:rsid w:val="00604D8E"/>
    <w:pPr>
      <w:spacing w:line="240" w:lineRule="auto"/>
    </w:pPr>
    <w:rPr>
      <w:sz w:val="20"/>
      <w:szCs w:val="20"/>
    </w:rPr>
  </w:style>
  <w:style w:type="character" w:customStyle="1" w:styleId="CommentTextChar">
    <w:name w:val="Comment Text Char"/>
    <w:basedOn w:val="DefaultParagraphFont"/>
    <w:link w:val="CommentText"/>
    <w:uiPriority w:val="99"/>
    <w:semiHidden/>
    <w:rsid w:val="00604D8E"/>
    <w:rPr>
      <w:sz w:val="20"/>
      <w:szCs w:val="20"/>
    </w:rPr>
  </w:style>
  <w:style w:type="paragraph" w:styleId="CommentSubject">
    <w:name w:val="annotation subject"/>
    <w:basedOn w:val="CommentText"/>
    <w:next w:val="CommentText"/>
    <w:link w:val="CommentSubjectChar"/>
    <w:uiPriority w:val="99"/>
    <w:semiHidden/>
    <w:unhideWhenUsed/>
    <w:rsid w:val="00604D8E"/>
    <w:rPr>
      <w:b/>
      <w:bCs/>
    </w:rPr>
  </w:style>
  <w:style w:type="character" w:customStyle="1" w:styleId="CommentSubjectChar">
    <w:name w:val="Comment Subject Char"/>
    <w:basedOn w:val="CommentTextChar"/>
    <w:link w:val="CommentSubject"/>
    <w:uiPriority w:val="99"/>
    <w:semiHidden/>
    <w:rsid w:val="00604D8E"/>
    <w:rPr>
      <w:b/>
      <w:bCs/>
      <w:sz w:val="20"/>
      <w:szCs w:val="20"/>
    </w:rPr>
  </w:style>
  <w:style w:type="character" w:customStyle="1" w:styleId="ilfuvd">
    <w:name w:val="ilfuvd"/>
    <w:basedOn w:val="DefaultParagraphFont"/>
    <w:rsid w:val="00604D8E"/>
  </w:style>
  <w:style w:type="character" w:customStyle="1" w:styleId="Heading1Char">
    <w:name w:val="Heading 1 Char"/>
    <w:basedOn w:val="DefaultParagraphFont"/>
    <w:link w:val="Heading1"/>
    <w:uiPriority w:val="9"/>
    <w:rsid w:val="000348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486F"/>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F47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68428">
      <w:bodyDiv w:val="1"/>
      <w:marLeft w:val="0"/>
      <w:marRight w:val="0"/>
      <w:marTop w:val="0"/>
      <w:marBottom w:val="0"/>
      <w:divBdr>
        <w:top w:val="none" w:sz="0" w:space="0" w:color="auto"/>
        <w:left w:val="none" w:sz="0" w:space="0" w:color="auto"/>
        <w:bottom w:val="none" w:sz="0" w:space="0" w:color="auto"/>
        <w:right w:val="none" w:sz="0" w:space="0" w:color="auto"/>
      </w:divBdr>
    </w:div>
    <w:div w:id="28728914">
      <w:bodyDiv w:val="1"/>
      <w:marLeft w:val="0"/>
      <w:marRight w:val="0"/>
      <w:marTop w:val="0"/>
      <w:marBottom w:val="0"/>
      <w:divBdr>
        <w:top w:val="none" w:sz="0" w:space="0" w:color="auto"/>
        <w:left w:val="none" w:sz="0" w:space="0" w:color="auto"/>
        <w:bottom w:val="none" w:sz="0" w:space="0" w:color="auto"/>
        <w:right w:val="none" w:sz="0" w:space="0" w:color="auto"/>
      </w:divBdr>
    </w:div>
    <w:div w:id="82801964">
      <w:bodyDiv w:val="1"/>
      <w:marLeft w:val="0"/>
      <w:marRight w:val="0"/>
      <w:marTop w:val="0"/>
      <w:marBottom w:val="0"/>
      <w:divBdr>
        <w:top w:val="none" w:sz="0" w:space="0" w:color="auto"/>
        <w:left w:val="none" w:sz="0" w:space="0" w:color="auto"/>
        <w:bottom w:val="none" w:sz="0" w:space="0" w:color="auto"/>
        <w:right w:val="none" w:sz="0" w:space="0" w:color="auto"/>
      </w:divBdr>
    </w:div>
    <w:div w:id="85275258">
      <w:bodyDiv w:val="1"/>
      <w:marLeft w:val="0"/>
      <w:marRight w:val="0"/>
      <w:marTop w:val="0"/>
      <w:marBottom w:val="0"/>
      <w:divBdr>
        <w:top w:val="none" w:sz="0" w:space="0" w:color="auto"/>
        <w:left w:val="none" w:sz="0" w:space="0" w:color="auto"/>
        <w:bottom w:val="none" w:sz="0" w:space="0" w:color="auto"/>
        <w:right w:val="none" w:sz="0" w:space="0" w:color="auto"/>
      </w:divBdr>
    </w:div>
    <w:div w:id="192501599">
      <w:bodyDiv w:val="1"/>
      <w:marLeft w:val="0"/>
      <w:marRight w:val="0"/>
      <w:marTop w:val="0"/>
      <w:marBottom w:val="0"/>
      <w:divBdr>
        <w:top w:val="none" w:sz="0" w:space="0" w:color="auto"/>
        <w:left w:val="none" w:sz="0" w:space="0" w:color="auto"/>
        <w:bottom w:val="none" w:sz="0" w:space="0" w:color="auto"/>
        <w:right w:val="none" w:sz="0" w:space="0" w:color="auto"/>
      </w:divBdr>
    </w:div>
    <w:div w:id="282080247">
      <w:bodyDiv w:val="1"/>
      <w:marLeft w:val="0"/>
      <w:marRight w:val="0"/>
      <w:marTop w:val="0"/>
      <w:marBottom w:val="0"/>
      <w:divBdr>
        <w:top w:val="none" w:sz="0" w:space="0" w:color="auto"/>
        <w:left w:val="none" w:sz="0" w:space="0" w:color="auto"/>
        <w:bottom w:val="none" w:sz="0" w:space="0" w:color="auto"/>
        <w:right w:val="none" w:sz="0" w:space="0" w:color="auto"/>
      </w:divBdr>
    </w:div>
    <w:div w:id="284778533">
      <w:bodyDiv w:val="1"/>
      <w:marLeft w:val="0"/>
      <w:marRight w:val="0"/>
      <w:marTop w:val="0"/>
      <w:marBottom w:val="0"/>
      <w:divBdr>
        <w:top w:val="none" w:sz="0" w:space="0" w:color="auto"/>
        <w:left w:val="none" w:sz="0" w:space="0" w:color="auto"/>
        <w:bottom w:val="none" w:sz="0" w:space="0" w:color="auto"/>
        <w:right w:val="none" w:sz="0" w:space="0" w:color="auto"/>
      </w:divBdr>
      <w:divsChild>
        <w:div w:id="753743206">
          <w:marLeft w:val="0"/>
          <w:marRight w:val="0"/>
          <w:marTop w:val="0"/>
          <w:marBottom w:val="0"/>
          <w:divBdr>
            <w:top w:val="none" w:sz="0" w:space="0" w:color="auto"/>
            <w:left w:val="none" w:sz="0" w:space="0" w:color="auto"/>
            <w:bottom w:val="none" w:sz="0" w:space="0" w:color="auto"/>
            <w:right w:val="none" w:sz="0" w:space="0" w:color="auto"/>
          </w:divBdr>
        </w:div>
        <w:div w:id="1079519403">
          <w:marLeft w:val="0"/>
          <w:marRight w:val="0"/>
          <w:marTop w:val="0"/>
          <w:marBottom w:val="0"/>
          <w:divBdr>
            <w:top w:val="none" w:sz="0" w:space="0" w:color="auto"/>
            <w:left w:val="none" w:sz="0" w:space="0" w:color="auto"/>
            <w:bottom w:val="none" w:sz="0" w:space="0" w:color="auto"/>
            <w:right w:val="none" w:sz="0" w:space="0" w:color="auto"/>
          </w:divBdr>
        </w:div>
      </w:divsChild>
    </w:div>
    <w:div w:id="298725952">
      <w:bodyDiv w:val="1"/>
      <w:marLeft w:val="0"/>
      <w:marRight w:val="0"/>
      <w:marTop w:val="0"/>
      <w:marBottom w:val="0"/>
      <w:divBdr>
        <w:top w:val="none" w:sz="0" w:space="0" w:color="auto"/>
        <w:left w:val="none" w:sz="0" w:space="0" w:color="auto"/>
        <w:bottom w:val="none" w:sz="0" w:space="0" w:color="auto"/>
        <w:right w:val="none" w:sz="0" w:space="0" w:color="auto"/>
      </w:divBdr>
    </w:div>
    <w:div w:id="384917435">
      <w:bodyDiv w:val="1"/>
      <w:marLeft w:val="0"/>
      <w:marRight w:val="0"/>
      <w:marTop w:val="0"/>
      <w:marBottom w:val="0"/>
      <w:divBdr>
        <w:top w:val="none" w:sz="0" w:space="0" w:color="auto"/>
        <w:left w:val="none" w:sz="0" w:space="0" w:color="auto"/>
        <w:bottom w:val="none" w:sz="0" w:space="0" w:color="auto"/>
        <w:right w:val="none" w:sz="0" w:space="0" w:color="auto"/>
      </w:divBdr>
    </w:div>
    <w:div w:id="403259310">
      <w:bodyDiv w:val="1"/>
      <w:marLeft w:val="0"/>
      <w:marRight w:val="0"/>
      <w:marTop w:val="0"/>
      <w:marBottom w:val="0"/>
      <w:divBdr>
        <w:top w:val="none" w:sz="0" w:space="0" w:color="auto"/>
        <w:left w:val="none" w:sz="0" w:space="0" w:color="auto"/>
        <w:bottom w:val="none" w:sz="0" w:space="0" w:color="auto"/>
        <w:right w:val="none" w:sz="0" w:space="0" w:color="auto"/>
      </w:divBdr>
    </w:div>
    <w:div w:id="455950778">
      <w:bodyDiv w:val="1"/>
      <w:marLeft w:val="0"/>
      <w:marRight w:val="0"/>
      <w:marTop w:val="0"/>
      <w:marBottom w:val="0"/>
      <w:divBdr>
        <w:top w:val="none" w:sz="0" w:space="0" w:color="auto"/>
        <w:left w:val="none" w:sz="0" w:space="0" w:color="auto"/>
        <w:bottom w:val="none" w:sz="0" w:space="0" w:color="auto"/>
        <w:right w:val="none" w:sz="0" w:space="0" w:color="auto"/>
      </w:divBdr>
    </w:div>
    <w:div w:id="503208036">
      <w:bodyDiv w:val="1"/>
      <w:marLeft w:val="0"/>
      <w:marRight w:val="0"/>
      <w:marTop w:val="0"/>
      <w:marBottom w:val="0"/>
      <w:divBdr>
        <w:top w:val="none" w:sz="0" w:space="0" w:color="auto"/>
        <w:left w:val="none" w:sz="0" w:space="0" w:color="auto"/>
        <w:bottom w:val="none" w:sz="0" w:space="0" w:color="auto"/>
        <w:right w:val="none" w:sz="0" w:space="0" w:color="auto"/>
      </w:divBdr>
    </w:div>
    <w:div w:id="523983249">
      <w:bodyDiv w:val="1"/>
      <w:marLeft w:val="0"/>
      <w:marRight w:val="0"/>
      <w:marTop w:val="0"/>
      <w:marBottom w:val="0"/>
      <w:divBdr>
        <w:top w:val="none" w:sz="0" w:space="0" w:color="auto"/>
        <w:left w:val="none" w:sz="0" w:space="0" w:color="auto"/>
        <w:bottom w:val="none" w:sz="0" w:space="0" w:color="auto"/>
        <w:right w:val="none" w:sz="0" w:space="0" w:color="auto"/>
      </w:divBdr>
    </w:div>
    <w:div w:id="559445353">
      <w:bodyDiv w:val="1"/>
      <w:marLeft w:val="0"/>
      <w:marRight w:val="0"/>
      <w:marTop w:val="0"/>
      <w:marBottom w:val="0"/>
      <w:divBdr>
        <w:top w:val="none" w:sz="0" w:space="0" w:color="auto"/>
        <w:left w:val="none" w:sz="0" w:space="0" w:color="auto"/>
        <w:bottom w:val="none" w:sz="0" w:space="0" w:color="auto"/>
        <w:right w:val="none" w:sz="0" w:space="0" w:color="auto"/>
      </w:divBdr>
    </w:div>
    <w:div w:id="606043230">
      <w:bodyDiv w:val="1"/>
      <w:marLeft w:val="0"/>
      <w:marRight w:val="0"/>
      <w:marTop w:val="0"/>
      <w:marBottom w:val="0"/>
      <w:divBdr>
        <w:top w:val="none" w:sz="0" w:space="0" w:color="auto"/>
        <w:left w:val="none" w:sz="0" w:space="0" w:color="auto"/>
        <w:bottom w:val="none" w:sz="0" w:space="0" w:color="auto"/>
        <w:right w:val="none" w:sz="0" w:space="0" w:color="auto"/>
      </w:divBdr>
    </w:div>
    <w:div w:id="608008802">
      <w:bodyDiv w:val="1"/>
      <w:marLeft w:val="0"/>
      <w:marRight w:val="0"/>
      <w:marTop w:val="0"/>
      <w:marBottom w:val="0"/>
      <w:divBdr>
        <w:top w:val="none" w:sz="0" w:space="0" w:color="auto"/>
        <w:left w:val="none" w:sz="0" w:space="0" w:color="auto"/>
        <w:bottom w:val="none" w:sz="0" w:space="0" w:color="auto"/>
        <w:right w:val="none" w:sz="0" w:space="0" w:color="auto"/>
      </w:divBdr>
    </w:div>
    <w:div w:id="650408922">
      <w:bodyDiv w:val="1"/>
      <w:marLeft w:val="0"/>
      <w:marRight w:val="0"/>
      <w:marTop w:val="0"/>
      <w:marBottom w:val="0"/>
      <w:divBdr>
        <w:top w:val="none" w:sz="0" w:space="0" w:color="auto"/>
        <w:left w:val="none" w:sz="0" w:space="0" w:color="auto"/>
        <w:bottom w:val="none" w:sz="0" w:space="0" w:color="auto"/>
        <w:right w:val="none" w:sz="0" w:space="0" w:color="auto"/>
      </w:divBdr>
      <w:divsChild>
        <w:div w:id="1011958056">
          <w:marLeft w:val="0"/>
          <w:marRight w:val="0"/>
          <w:marTop w:val="0"/>
          <w:marBottom w:val="0"/>
          <w:divBdr>
            <w:top w:val="none" w:sz="0" w:space="0" w:color="auto"/>
            <w:left w:val="none" w:sz="0" w:space="0" w:color="auto"/>
            <w:bottom w:val="none" w:sz="0" w:space="0" w:color="auto"/>
            <w:right w:val="none" w:sz="0" w:space="0" w:color="auto"/>
          </w:divBdr>
        </w:div>
        <w:div w:id="1145317038">
          <w:marLeft w:val="0"/>
          <w:marRight w:val="0"/>
          <w:marTop w:val="0"/>
          <w:marBottom w:val="0"/>
          <w:divBdr>
            <w:top w:val="none" w:sz="0" w:space="0" w:color="auto"/>
            <w:left w:val="none" w:sz="0" w:space="0" w:color="auto"/>
            <w:bottom w:val="none" w:sz="0" w:space="0" w:color="auto"/>
            <w:right w:val="none" w:sz="0" w:space="0" w:color="auto"/>
          </w:divBdr>
        </w:div>
        <w:div w:id="1284195073">
          <w:marLeft w:val="0"/>
          <w:marRight w:val="0"/>
          <w:marTop w:val="0"/>
          <w:marBottom w:val="0"/>
          <w:divBdr>
            <w:top w:val="none" w:sz="0" w:space="0" w:color="auto"/>
            <w:left w:val="none" w:sz="0" w:space="0" w:color="auto"/>
            <w:bottom w:val="none" w:sz="0" w:space="0" w:color="auto"/>
            <w:right w:val="none" w:sz="0" w:space="0" w:color="auto"/>
          </w:divBdr>
        </w:div>
        <w:div w:id="1972055746">
          <w:marLeft w:val="0"/>
          <w:marRight w:val="0"/>
          <w:marTop w:val="0"/>
          <w:marBottom w:val="0"/>
          <w:divBdr>
            <w:top w:val="none" w:sz="0" w:space="0" w:color="auto"/>
            <w:left w:val="none" w:sz="0" w:space="0" w:color="auto"/>
            <w:bottom w:val="none" w:sz="0" w:space="0" w:color="auto"/>
            <w:right w:val="none" w:sz="0" w:space="0" w:color="auto"/>
          </w:divBdr>
        </w:div>
      </w:divsChild>
    </w:div>
    <w:div w:id="876431696">
      <w:bodyDiv w:val="1"/>
      <w:marLeft w:val="0"/>
      <w:marRight w:val="0"/>
      <w:marTop w:val="0"/>
      <w:marBottom w:val="0"/>
      <w:divBdr>
        <w:top w:val="none" w:sz="0" w:space="0" w:color="auto"/>
        <w:left w:val="none" w:sz="0" w:space="0" w:color="auto"/>
        <w:bottom w:val="none" w:sz="0" w:space="0" w:color="auto"/>
        <w:right w:val="none" w:sz="0" w:space="0" w:color="auto"/>
      </w:divBdr>
    </w:div>
    <w:div w:id="957175975">
      <w:bodyDiv w:val="1"/>
      <w:marLeft w:val="0"/>
      <w:marRight w:val="0"/>
      <w:marTop w:val="0"/>
      <w:marBottom w:val="0"/>
      <w:divBdr>
        <w:top w:val="none" w:sz="0" w:space="0" w:color="auto"/>
        <w:left w:val="none" w:sz="0" w:space="0" w:color="auto"/>
        <w:bottom w:val="none" w:sz="0" w:space="0" w:color="auto"/>
        <w:right w:val="none" w:sz="0" w:space="0" w:color="auto"/>
      </w:divBdr>
    </w:div>
    <w:div w:id="1023021508">
      <w:bodyDiv w:val="1"/>
      <w:marLeft w:val="0"/>
      <w:marRight w:val="0"/>
      <w:marTop w:val="0"/>
      <w:marBottom w:val="0"/>
      <w:divBdr>
        <w:top w:val="none" w:sz="0" w:space="0" w:color="auto"/>
        <w:left w:val="none" w:sz="0" w:space="0" w:color="auto"/>
        <w:bottom w:val="none" w:sz="0" w:space="0" w:color="auto"/>
        <w:right w:val="none" w:sz="0" w:space="0" w:color="auto"/>
      </w:divBdr>
      <w:divsChild>
        <w:div w:id="273564161">
          <w:marLeft w:val="0"/>
          <w:marRight w:val="0"/>
          <w:marTop w:val="0"/>
          <w:marBottom w:val="0"/>
          <w:divBdr>
            <w:top w:val="none" w:sz="0" w:space="0" w:color="auto"/>
            <w:left w:val="none" w:sz="0" w:space="0" w:color="auto"/>
            <w:bottom w:val="single" w:sz="6" w:space="4" w:color="DDDDDD"/>
            <w:right w:val="none" w:sz="0" w:space="0" w:color="auto"/>
          </w:divBdr>
        </w:div>
        <w:div w:id="1084062956">
          <w:marLeft w:val="0"/>
          <w:marRight w:val="0"/>
          <w:marTop w:val="0"/>
          <w:marBottom w:val="0"/>
          <w:divBdr>
            <w:top w:val="none" w:sz="0" w:space="0" w:color="auto"/>
            <w:left w:val="none" w:sz="0" w:space="0" w:color="auto"/>
            <w:bottom w:val="single" w:sz="6" w:space="4" w:color="DDDDDD"/>
            <w:right w:val="none" w:sz="0" w:space="0" w:color="auto"/>
          </w:divBdr>
        </w:div>
      </w:divsChild>
    </w:div>
    <w:div w:id="1038318646">
      <w:bodyDiv w:val="1"/>
      <w:marLeft w:val="0"/>
      <w:marRight w:val="0"/>
      <w:marTop w:val="0"/>
      <w:marBottom w:val="0"/>
      <w:divBdr>
        <w:top w:val="none" w:sz="0" w:space="0" w:color="auto"/>
        <w:left w:val="none" w:sz="0" w:space="0" w:color="auto"/>
        <w:bottom w:val="none" w:sz="0" w:space="0" w:color="auto"/>
        <w:right w:val="none" w:sz="0" w:space="0" w:color="auto"/>
      </w:divBdr>
    </w:div>
    <w:div w:id="1045181011">
      <w:bodyDiv w:val="1"/>
      <w:marLeft w:val="0"/>
      <w:marRight w:val="0"/>
      <w:marTop w:val="0"/>
      <w:marBottom w:val="0"/>
      <w:divBdr>
        <w:top w:val="none" w:sz="0" w:space="0" w:color="auto"/>
        <w:left w:val="none" w:sz="0" w:space="0" w:color="auto"/>
        <w:bottom w:val="none" w:sz="0" w:space="0" w:color="auto"/>
        <w:right w:val="none" w:sz="0" w:space="0" w:color="auto"/>
      </w:divBdr>
      <w:divsChild>
        <w:div w:id="1202396190">
          <w:marLeft w:val="0"/>
          <w:marRight w:val="0"/>
          <w:marTop w:val="0"/>
          <w:marBottom w:val="0"/>
          <w:divBdr>
            <w:top w:val="none" w:sz="0" w:space="0" w:color="auto"/>
            <w:left w:val="none" w:sz="0" w:space="0" w:color="auto"/>
            <w:bottom w:val="none" w:sz="0" w:space="0" w:color="auto"/>
            <w:right w:val="none" w:sz="0" w:space="0" w:color="auto"/>
          </w:divBdr>
        </w:div>
      </w:divsChild>
    </w:div>
    <w:div w:id="1097604327">
      <w:bodyDiv w:val="1"/>
      <w:marLeft w:val="0"/>
      <w:marRight w:val="0"/>
      <w:marTop w:val="0"/>
      <w:marBottom w:val="0"/>
      <w:divBdr>
        <w:top w:val="none" w:sz="0" w:space="0" w:color="auto"/>
        <w:left w:val="none" w:sz="0" w:space="0" w:color="auto"/>
        <w:bottom w:val="none" w:sz="0" w:space="0" w:color="auto"/>
        <w:right w:val="none" w:sz="0" w:space="0" w:color="auto"/>
      </w:divBdr>
      <w:divsChild>
        <w:div w:id="928850000">
          <w:marLeft w:val="0"/>
          <w:marRight w:val="0"/>
          <w:marTop w:val="0"/>
          <w:marBottom w:val="0"/>
          <w:divBdr>
            <w:top w:val="none" w:sz="0" w:space="0" w:color="auto"/>
            <w:left w:val="none" w:sz="0" w:space="0" w:color="auto"/>
            <w:bottom w:val="none" w:sz="0" w:space="0" w:color="auto"/>
            <w:right w:val="none" w:sz="0" w:space="0" w:color="auto"/>
          </w:divBdr>
        </w:div>
      </w:divsChild>
    </w:div>
    <w:div w:id="1130705883">
      <w:bodyDiv w:val="1"/>
      <w:marLeft w:val="0"/>
      <w:marRight w:val="0"/>
      <w:marTop w:val="0"/>
      <w:marBottom w:val="0"/>
      <w:divBdr>
        <w:top w:val="none" w:sz="0" w:space="0" w:color="auto"/>
        <w:left w:val="none" w:sz="0" w:space="0" w:color="auto"/>
        <w:bottom w:val="none" w:sz="0" w:space="0" w:color="auto"/>
        <w:right w:val="none" w:sz="0" w:space="0" w:color="auto"/>
      </w:divBdr>
    </w:div>
    <w:div w:id="1164975636">
      <w:bodyDiv w:val="1"/>
      <w:marLeft w:val="0"/>
      <w:marRight w:val="0"/>
      <w:marTop w:val="0"/>
      <w:marBottom w:val="0"/>
      <w:divBdr>
        <w:top w:val="none" w:sz="0" w:space="0" w:color="auto"/>
        <w:left w:val="none" w:sz="0" w:space="0" w:color="auto"/>
        <w:bottom w:val="none" w:sz="0" w:space="0" w:color="auto"/>
        <w:right w:val="none" w:sz="0" w:space="0" w:color="auto"/>
      </w:divBdr>
    </w:div>
    <w:div w:id="1188566422">
      <w:bodyDiv w:val="1"/>
      <w:marLeft w:val="0"/>
      <w:marRight w:val="0"/>
      <w:marTop w:val="0"/>
      <w:marBottom w:val="0"/>
      <w:divBdr>
        <w:top w:val="none" w:sz="0" w:space="0" w:color="auto"/>
        <w:left w:val="none" w:sz="0" w:space="0" w:color="auto"/>
        <w:bottom w:val="none" w:sz="0" w:space="0" w:color="auto"/>
        <w:right w:val="none" w:sz="0" w:space="0" w:color="auto"/>
      </w:divBdr>
    </w:div>
    <w:div w:id="1232353793">
      <w:bodyDiv w:val="1"/>
      <w:marLeft w:val="0"/>
      <w:marRight w:val="0"/>
      <w:marTop w:val="0"/>
      <w:marBottom w:val="0"/>
      <w:divBdr>
        <w:top w:val="none" w:sz="0" w:space="0" w:color="auto"/>
        <w:left w:val="none" w:sz="0" w:space="0" w:color="auto"/>
        <w:bottom w:val="none" w:sz="0" w:space="0" w:color="auto"/>
        <w:right w:val="none" w:sz="0" w:space="0" w:color="auto"/>
      </w:divBdr>
    </w:div>
    <w:div w:id="1256475706">
      <w:bodyDiv w:val="1"/>
      <w:marLeft w:val="0"/>
      <w:marRight w:val="0"/>
      <w:marTop w:val="0"/>
      <w:marBottom w:val="0"/>
      <w:divBdr>
        <w:top w:val="none" w:sz="0" w:space="0" w:color="auto"/>
        <w:left w:val="none" w:sz="0" w:space="0" w:color="auto"/>
        <w:bottom w:val="none" w:sz="0" w:space="0" w:color="auto"/>
        <w:right w:val="none" w:sz="0" w:space="0" w:color="auto"/>
      </w:divBdr>
    </w:div>
    <w:div w:id="1361666834">
      <w:bodyDiv w:val="1"/>
      <w:marLeft w:val="0"/>
      <w:marRight w:val="0"/>
      <w:marTop w:val="0"/>
      <w:marBottom w:val="0"/>
      <w:divBdr>
        <w:top w:val="none" w:sz="0" w:space="0" w:color="auto"/>
        <w:left w:val="none" w:sz="0" w:space="0" w:color="auto"/>
        <w:bottom w:val="none" w:sz="0" w:space="0" w:color="auto"/>
        <w:right w:val="none" w:sz="0" w:space="0" w:color="auto"/>
      </w:divBdr>
      <w:divsChild>
        <w:div w:id="1420131650">
          <w:marLeft w:val="0"/>
          <w:marRight w:val="0"/>
          <w:marTop w:val="0"/>
          <w:marBottom w:val="0"/>
          <w:divBdr>
            <w:top w:val="none" w:sz="0" w:space="0" w:color="auto"/>
            <w:left w:val="none" w:sz="0" w:space="0" w:color="auto"/>
            <w:bottom w:val="none" w:sz="0" w:space="0" w:color="auto"/>
            <w:right w:val="none" w:sz="0" w:space="0" w:color="auto"/>
          </w:divBdr>
        </w:div>
        <w:div w:id="2042315542">
          <w:marLeft w:val="0"/>
          <w:marRight w:val="0"/>
          <w:marTop w:val="0"/>
          <w:marBottom w:val="0"/>
          <w:divBdr>
            <w:top w:val="none" w:sz="0" w:space="0" w:color="auto"/>
            <w:left w:val="none" w:sz="0" w:space="0" w:color="auto"/>
            <w:bottom w:val="none" w:sz="0" w:space="0" w:color="auto"/>
            <w:right w:val="none" w:sz="0" w:space="0" w:color="auto"/>
          </w:divBdr>
        </w:div>
      </w:divsChild>
    </w:div>
    <w:div w:id="1435444167">
      <w:bodyDiv w:val="1"/>
      <w:marLeft w:val="0"/>
      <w:marRight w:val="0"/>
      <w:marTop w:val="0"/>
      <w:marBottom w:val="0"/>
      <w:divBdr>
        <w:top w:val="none" w:sz="0" w:space="0" w:color="auto"/>
        <w:left w:val="none" w:sz="0" w:space="0" w:color="auto"/>
        <w:bottom w:val="none" w:sz="0" w:space="0" w:color="auto"/>
        <w:right w:val="none" w:sz="0" w:space="0" w:color="auto"/>
      </w:divBdr>
      <w:divsChild>
        <w:div w:id="914701787">
          <w:marLeft w:val="0"/>
          <w:marRight w:val="0"/>
          <w:marTop w:val="0"/>
          <w:marBottom w:val="0"/>
          <w:divBdr>
            <w:top w:val="none" w:sz="0" w:space="0" w:color="auto"/>
            <w:left w:val="none" w:sz="0" w:space="0" w:color="auto"/>
            <w:bottom w:val="none" w:sz="0" w:space="0" w:color="auto"/>
            <w:right w:val="none" w:sz="0" w:space="0" w:color="auto"/>
          </w:divBdr>
        </w:div>
      </w:divsChild>
    </w:div>
    <w:div w:id="1517502237">
      <w:bodyDiv w:val="1"/>
      <w:marLeft w:val="0"/>
      <w:marRight w:val="0"/>
      <w:marTop w:val="0"/>
      <w:marBottom w:val="0"/>
      <w:divBdr>
        <w:top w:val="none" w:sz="0" w:space="0" w:color="auto"/>
        <w:left w:val="none" w:sz="0" w:space="0" w:color="auto"/>
        <w:bottom w:val="none" w:sz="0" w:space="0" w:color="auto"/>
        <w:right w:val="none" w:sz="0" w:space="0" w:color="auto"/>
      </w:divBdr>
      <w:divsChild>
        <w:div w:id="524288850">
          <w:marLeft w:val="0"/>
          <w:marRight w:val="0"/>
          <w:marTop w:val="0"/>
          <w:marBottom w:val="0"/>
          <w:divBdr>
            <w:top w:val="none" w:sz="0" w:space="0" w:color="auto"/>
            <w:left w:val="none" w:sz="0" w:space="0" w:color="auto"/>
            <w:bottom w:val="none" w:sz="0" w:space="0" w:color="auto"/>
            <w:right w:val="none" w:sz="0" w:space="0" w:color="auto"/>
          </w:divBdr>
        </w:div>
        <w:div w:id="823081694">
          <w:marLeft w:val="0"/>
          <w:marRight w:val="0"/>
          <w:marTop w:val="0"/>
          <w:marBottom w:val="0"/>
          <w:divBdr>
            <w:top w:val="none" w:sz="0" w:space="0" w:color="auto"/>
            <w:left w:val="none" w:sz="0" w:space="0" w:color="auto"/>
            <w:bottom w:val="none" w:sz="0" w:space="0" w:color="auto"/>
            <w:right w:val="none" w:sz="0" w:space="0" w:color="auto"/>
          </w:divBdr>
        </w:div>
        <w:div w:id="1928611939">
          <w:marLeft w:val="0"/>
          <w:marRight w:val="0"/>
          <w:marTop w:val="0"/>
          <w:marBottom w:val="0"/>
          <w:divBdr>
            <w:top w:val="none" w:sz="0" w:space="0" w:color="auto"/>
            <w:left w:val="none" w:sz="0" w:space="0" w:color="auto"/>
            <w:bottom w:val="none" w:sz="0" w:space="0" w:color="auto"/>
            <w:right w:val="none" w:sz="0" w:space="0" w:color="auto"/>
          </w:divBdr>
        </w:div>
        <w:div w:id="1944802008">
          <w:marLeft w:val="0"/>
          <w:marRight w:val="0"/>
          <w:marTop w:val="0"/>
          <w:marBottom w:val="0"/>
          <w:divBdr>
            <w:top w:val="none" w:sz="0" w:space="0" w:color="auto"/>
            <w:left w:val="none" w:sz="0" w:space="0" w:color="auto"/>
            <w:bottom w:val="none" w:sz="0" w:space="0" w:color="auto"/>
            <w:right w:val="none" w:sz="0" w:space="0" w:color="auto"/>
          </w:divBdr>
        </w:div>
      </w:divsChild>
    </w:div>
    <w:div w:id="1602882046">
      <w:bodyDiv w:val="1"/>
      <w:marLeft w:val="0"/>
      <w:marRight w:val="0"/>
      <w:marTop w:val="0"/>
      <w:marBottom w:val="0"/>
      <w:divBdr>
        <w:top w:val="none" w:sz="0" w:space="0" w:color="auto"/>
        <w:left w:val="none" w:sz="0" w:space="0" w:color="auto"/>
        <w:bottom w:val="none" w:sz="0" w:space="0" w:color="auto"/>
        <w:right w:val="none" w:sz="0" w:space="0" w:color="auto"/>
      </w:divBdr>
      <w:divsChild>
        <w:div w:id="574515657">
          <w:marLeft w:val="0"/>
          <w:marRight w:val="0"/>
          <w:marTop w:val="0"/>
          <w:marBottom w:val="0"/>
          <w:divBdr>
            <w:top w:val="none" w:sz="0" w:space="0" w:color="auto"/>
            <w:left w:val="none" w:sz="0" w:space="0" w:color="auto"/>
            <w:bottom w:val="none" w:sz="0" w:space="0" w:color="auto"/>
            <w:right w:val="none" w:sz="0" w:space="0" w:color="auto"/>
          </w:divBdr>
          <w:divsChild>
            <w:div w:id="2033261948">
              <w:marLeft w:val="0"/>
              <w:marRight w:val="0"/>
              <w:marTop w:val="0"/>
              <w:marBottom w:val="120"/>
              <w:divBdr>
                <w:top w:val="none" w:sz="0" w:space="0" w:color="auto"/>
                <w:left w:val="none" w:sz="0" w:space="0" w:color="auto"/>
                <w:bottom w:val="none" w:sz="0" w:space="0" w:color="auto"/>
                <w:right w:val="none" w:sz="0" w:space="0" w:color="auto"/>
              </w:divBdr>
              <w:divsChild>
                <w:div w:id="1216284479">
                  <w:marLeft w:val="0"/>
                  <w:marRight w:val="0"/>
                  <w:marTop w:val="0"/>
                  <w:marBottom w:val="0"/>
                  <w:divBdr>
                    <w:top w:val="none" w:sz="0" w:space="0" w:color="auto"/>
                    <w:left w:val="none" w:sz="0" w:space="0" w:color="auto"/>
                    <w:bottom w:val="none" w:sz="0" w:space="0" w:color="auto"/>
                    <w:right w:val="none" w:sz="0" w:space="0" w:color="auto"/>
                  </w:divBdr>
                  <w:divsChild>
                    <w:div w:id="1955479038">
                      <w:marLeft w:val="0"/>
                      <w:marRight w:val="0"/>
                      <w:marTop w:val="0"/>
                      <w:marBottom w:val="0"/>
                      <w:divBdr>
                        <w:top w:val="none" w:sz="0" w:space="0" w:color="auto"/>
                        <w:left w:val="none" w:sz="0" w:space="0" w:color="auto"/>
                        <w:bottom w:val="none" w:sz="0" w:space="0" w:color="auto"/>
                        <w:right w:val="none" w:sz="0" w:space="0" w:color="auto"/>
                      </w:divBdr>
                      <w:divsChild>
                        <w:div w:id="270745092">
                          <w:marLeft w:val="0"/>
                          <w:marRight w:val="0"/>
                          <w:marTop w:val="0"/>
                          <w:marBottom w:val="0"/>
                          <w:divBdr>
                            <w:top w:val="none" w:sz="0" w:space="0" w:color="auto"/>
                            <w:left w:val="none" w:sz="0" w:space="0" w:color="auto"/>
                            <w:bottom w:val="none" w:sz="0" w:space="0" w:color="auto"/>
                            <w:right w:val="none" w:sz="0" w:space="0" w:color="auto"/>
                          </w:divBdr>
                        </w:div>
                        <w:div w:id="690372267">
                          <w:marLeft w:val="0"/>
                          <w:marRight w:val="0"/>
                          <w:marTop w:val="0"/>
                          <w:marBottom w:val="0"/>
                          <w:divBdr>
                            <w:top w:val="none" w:sz="0" w:space="0" w:color="auto"/>
                            <w:left w:val="none" w:sz="0" w:space="0" w:color="auto"/>
                            <w:bottom w:val="none" w:sz="0" w:space="0" w:color="auto"/>
                            <w:right w:val="none" w:sz="0" w:space="0" w:color="auto"/>
                          </w:divBdr>
                        </w:div>
                        <w:div w:id="938026912">
                          <w:marLeft w:val="0"/>
                          <w:marRight w:val="0"/>
                          <w:marTop w:val="0"/>
                          <w:marBottom w:val="0"/>
                          <w:divBdr>
                            <w:top w:val="none" w:sz="0" w:space="0" w:color="auto"/>
                            <w:left w:val="none" w:sz="0" w:space="0" w:color="auto"/>
                            <w:bottom w:val="none" w:sz="0" w:space="0" w:color="auto"/>
                            <w:right w:val="none" w:sz="0" w:space="0" w:color="auto"/>
                          </w:divBdr>
                        </w:div>
                        <w:div w:id="11225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78124">
      <w:bodyDiv w:val="1"/>
      <w:marLeft w:val="0"/>
      <w:marRight w:val="0"/>
      <w:marTop w:val="0"/>
      <w:marBottom w:val="0"/>
      <w:divBdr>
        <w:top w:val="none" w:sz="0" w:space="0" w:color="auto"/>
        <w:left w:val="none" w:sz="0" w:space="0" w:color="auto"/>
        <w:bottom w:val="none" w:sz="0" w:space="0" w:color="auto"/>
        <w:right w:val="none" w:sz="0" w:space="0" w:color="auto"/>
      </w:divBdr>
    </w:div>
    <w:div w:id="1666128417">
      <w:bodyDiv w:val="1"/>
      <w:marLeft w:val="0"/>
      <w:marRight w:val="0"/>
      <w:marTop w:val="0"/>
      <w:marBottom w:val="0"/>
      <w:divBdr>
        <w:top w:val="none" w:sz="0" w:space="0" w:color="auto"/>
        <w:left w:val="none" w:sz="0" w:space="0" w:color="auto"/>
        <w:bottom w:val="none" w:sz="0" w:space="0" w:color="auto"/>
        <w:right w:val="none" w:sz="0" w:space="0" w:color="auto"/>
      </w:divBdr>
    </w:div>
    <w:div w:id="1716656513">
      <w:bodyDiv w:val="1"/>
      <w:marLeft w:val="0"/>
      <w:marRight w:val="0"/>
      <w:marTop w:val="0"/>
      <w:marBottom w:val="0"/>
      <w:divBdr>
        <w:top w:val="none" w:sz="0" w:space="0" w:color="auto"/>
        <w:left w:val="none" w:sz="0" w:space="0" w:color="auto"/>
        <w:bottom w:val="none" w:sz="0" w:space="0" w:color="auto"/>
        <w:right w:val="none" w:sz="0" w:space="0" w:color="auto"/>
      </w:divBdr>
      <w:divsChild>
        <w:div w:id="1071663125">
          <w:marLeft w:val="0"/>
          <w:marRight w:val="0"/>
          <w:marTop w:val="0"/>
          <w:marBottom w:val="0"/>
          <w:divBdr>
            <w:top w:val="none" w:sz="0" w:space="0" w:color="auto"/>
            <w:left w:val="none" w:sz="0" w:space="0" w:color="auto"/>
            <w:bottom w:val="none" w:sz="0" w:space="0" w:color="auto"/>
            <w:right w:val="none" w:sz="0" w:space="0" w:color="auto"/>
          </w:divBdr>
          <w:divsChild>
            <w:div w:id="152113071">
              <w:marLeft w:val="0"/>
              <w:marRight w:val="0"/>
              <w:marTop w:val="0"/>
              <w:marBottom w:val="120"/>
              <w:divBdr>
                <w:top w:val="none" w:sz="0" w:space="0" w:color="auto"/>
                <w:left w:val="none" w:sz="0" w:space="0" w:color="auto"/>
                <w:bottom w:val="none" w:sz="0" w:space="0" w:color="auto"/>
                <w:right w:val="none" w:sz="0" w:space="0" w:color="auto"/>
              </w:divBdr>
              <w:divsChild>
                <w:div w:id="1253125587">
                  <w:marLeft w:val="0"/>
                  <w:marRight w:val="0"/>
                  <w:marTop w:val="0"/>
                  <w:marBottom w:val="0"/>
                  <w:divBdr>
                    <w:top w:val="none" w:sz="0" w:space="0" w:color="auto"/>
                    <w:left w:val="none" w:sz="0" w:space="0" w:color="auto"/>
                    <w:bottom w:val="none" w:sz="0" w:space="0" w:color="auto"/>
                    <w:right w:val="none" w:sz="0" w:space="0" w:color="auto"/>
                  </w:divBdr>
                  <w:divsChild>
                    <w:div w:id="1964116568">
                      <w:marLeft w:val="0"/>
                      <w:marRight w:val="0"/>
                      <w:marTop w:val="0"/>
                      <w:marBottom w:val="0"/>
                      <w:divBdr>
                        <w:top w:val="none" w:sz="0" w:space="0" w:color="auto"/>
                        <w:left w:val="none" w:sz="0" w:space="0" w:color="auto"/>
                        <w:bottom w:val="none" w:sz="0" w:space="0" w:color="auto"/>
                        <w:right w:val="none" w:sz="0" w:space="0" w:color="auto"/>
                      </w:divBdr>
                      <w:divsChild>
                        <w:div w:id="347101507">
                          <w:marLeft w:val="0"/>
                          <w:marRight w:val="0"/>
                          <w:marTop w:val="0"/>
                          <w:marBottom w:val="0"/>
                          <w:divBdr>
                            <w:top w:val="none" w:sz="0" w:space="0" w:color="auto"/>
                            <w:left w:val="none" w:sz="0" w:space="0" w:color="auto"/>
                            <w:bottom w:val="none" w:sz="0" w:space="0" w:color="auto"/>
                            <w:right w:val="none" w:sz="0" w:space="0" w:color="auto"/>
                          </w:divBdr>
                        </w:div>
                        <w:div w:id="536549666">
                          <w:marLeft w:val="0"/>
                          <w:marRight w:val="0"/>
                          <w:marTop w:val="0"/>
                          <w:marBottom w:val="0"/>
                          <w:divBdr>
                            <w:top w:val="none" w:sz="0" w:space="0" w:color="auto"/>
                            <w:left w:val="none" w:sz="0" w:space="0" w:color="auto"/>
                            <w:bottom w:val="none" w:sz="0" w:space="0" w:color="auto"/>
                            <w:right w:val="none" w:sz="0" w:space="0" w:color="auto"/>
                          </w:divBdr>
                        </w:div>
                        <w:div w:id="1013798131">
                          <w:marLeft w:val="0"/>
                          <w:marRight w:val="0"/>
                          <w:marTop w:val="0"/>
                          <w:marBottom w:val="0"/>
                          <w:divBdr>
                            <w:top w:val="none" w:sz="0" w:space="0" w:color="auto"/>
                            <w:left w:val="none" w:sz="0" w:space="0" w:color="auto"/>
                            <w:bottom w:val="none" w:sz="0" w:space="0" w:color="auto"/>
                            <w:right w:val="none" w:sz="0" w:space="0" w:color="auto"/>
                          </w:divBdr>
                        </w:div>
                        <w:div w:id="10827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918102">
      <w:bodyDiv w:val="1"/>
      <w:marLeft w:val="0"/>
      <w:marRight w:val="0"/>
      <w:marTop w:val="0"/>
      <w:marBottom w:val="0"/>
      <w:divBdr>
        <w:top w:val="none" w:sz="0" w:space="0" w:color="auto"/>
        <w:left w:val="none" w:sz="0" w:space="0" w:color="auto"/>
        <w:bottom w:val="none" w:sz="0" w:space="0" w:color="auto"/>
        <w:right w:val="none" w:sz="0" w:space="0" w:color="auto"/>
      </w:divBdr>
    </w:div>
    <w:div w:id="1871450098">
      <w:bodyDiv w:val="1"/>
      <w:marLeft w:val="0"/>
      <w:marRight w:val="0"/>
      <w:marTop w:val="0"/>
      <w:marBottom w:val="0"/>
      <w:divBdr>
        <w:top w:val="none" w:sz="0" w:space="0" w:color="auto"/>
        <w:left w:val="none" w:sz="0" w:space="0" w:color="auto"/>
        <w:bottom w:val="none" w:sz="0" w:space="0" w:color="auto"/>
        <w:right w:val="none" w:sz="0" w:space="0" w:color="auto"/>
      </w:divBdr>
    </w:div>
    <w:div w:id="1927417625">
      <w:bodyDiv w:val="1"/>
      <w:marLeft w:val="0"/>
      <w:marRight w:val="0"/>
      <w:marTop w:val="0"/>
      <w:marBottom w:val="0"/>
      <w:divBdr>
        <w:top w:val="none" w:sz="0" w:space="0" w:color="auto"/>
        <w:left w:val="none" w:sz="0" w:space="0" w:color="auto"/>
        <w:bottom w:val="none" w:sz="0" w:space="0" w:color="auto"/>
        <w:right w:val="none" w:sz="0" w:space="0" w:color="auto"/>
      </w:divBdr>
    </w:div>
    <w:div w:id="1957982998">
      <w:bodyDiv w:val="1"/>
      <w:marLeft w:val="0"/>
      <w:marRight w:val="0"/>
      <w:marTop w:val="0"/>
      <w:marBottom w:val="0"/>
      <w:divBdr>
        <w:top w:val="none" w:sz="0" w:space="0" w:color="auto"/>
        <w:left w:val="none" w:sz="0" w:space="0" w:color="auto"/>
        <w:bottom w:val="none" w:sz="0" w:space="0" w:color="auto"/>
        <w:right w:val="none" w:sz="0" w:space="0" w:color="auto"/>
      </w:divBdr>
      <w:divsChild>
        <w:div w:id="416942097">
          <w:marLeft w:val="0"/>
          <w:marRight w:val="0"/>
          <w:marTop w:val="0"/>
          <w:marBottom w:val="0"/>
          <w:divBdr>
            <w:top w:val="none" w:sz="0" w:space="0" w:color="auto"/>
            <w:left w:val="none" w:sz="0" w:space="0" w:color="auto"/>
            <w:bottom w:val="single" w:sz="6" w:space="4" w:color="DDDDDD"/>
            <w:right w:val="none" w:sz="0" w:space="0" w:color="auto"/>
          </w:divBdr>
        </w:div>
        <w:div w:id="898250122">
          <w:marLeft w:val="0"/>
          <w:marRight w:val="0"/>
          <w:marTop w:val="0"/>
          <w:marBottom w:val="0"/>
          <w:divBdr>
            <w:top w:val="none" w:sz="0" w:space="0" w:color="auto"/>
            <w:left w:val="none" w:sz="0" w:space="0" w:color="auto"/>
            <w:bottom w:val="single" w:sz="6" w:space="4" w:color="DDDDDD"/>
            <w:right w:val="none" w:sz="0" w:space="0" w:color="auto"/>
          </w:divBdr>
        </w:div>
      </w:divsChild>
    </w:div>
    <w:div w:id="1977834026">
      <w:bodyDiv w:val="1"/>
      <w:marLeft w:val="0"/>
      <w:marRight w:val="0"/>
      <w:marTop w:val="0"/>
      <w:marBottom w:val="0"/>
      <w:divBdr>
        <w:top w:val="none" w:sz="0" w:space="0" w:color="auto"/>
        <w:left w:val="none" w:sz="0" w:space="0" w:color="auto"/>
        <w:bottom w:val="none" w:sz="0" w:space="0" w:color="auto"/>
        <w:right w:val="none" w:sz="0" w:space="0" w:color="auto"/>
      </w:divBdr>
    </w:div>
    <w:div w:id="2084985229">
      <w:bodyDiv w:val="1"/>
      <w:marLeft w:val="0"/>
      <w:marRight w:val="0"/>
      <w:marTop w:val="0"/>
      <w:marBottom w:val="0"/>
      <w:divBdr>
        <w:top w:val="none" w:sz="0" w:space="0" w:color="auto"/>
        <w:left w:val="none" w:sz="0" w:space="0" w:color="auto"/>
        <w:bottom w:val="none" w:sz="0" w:space="0" w:color="auto"/>
        <w:right w:val="none" w:sz="0" w:space="0" w:color="auto"/>
      </w:divBdr>
    </w:div>
    <w:div w:id="2087416652">
      <w:bodyDiv w:val="1"/>
      <w:marLeft w:val="0"/>
      <w:marRight w:val="0"/>
      <w:marTop w:val="0"/>
      <w:marBottom w:val="0"/>
      <w:divBdr>
        <w:top w:val="none" w:sz="0" w:space="0" w:color="auto"/>
        <w:left w:val="none" w:sz="0" w:space="0" w:color="auto"/>
        <w:bottom w:val="none" w:sz="0" w:space="0" w:color="auto"/>
        <w:right w:val="none" w:sz="0" w:space="0" w:color="auto"/>
      </w:divBdr>
    </w:div>
    <w:div w:id="209323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CRAN.R-project.org/package=adespatial" TargetMode="External"/><Relationship Id="rId7" Type="http://schemas.openxmlformats.org/officeDocument/2006/relationships/hyperlink" Target="https://www.google.com/maps/d/" TargetMode="External"/><Relationship Id="rId12" Type="http://schemas.openxmlformats.org/officeDocument/2006/relationships/image" Target="media/image4.tif"/><Relationship Id="rId17" Type="http://schemas.openxmlformats.org/officeDocument/2006/relationships/hyperlink" Target="https://icestes.github.i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lobalbioticinteractions.org/about"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land.copernicus.eu/pan-european/high-resolution-layers/imperviousness" TargetMode="External"/><Relationship Id="rId11" Type="http://schemas.openxmlformats.org/officeDocument/2006/relationships/image" Target="media/image3.png"/><Relationship Id="rId24"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hyperlink" Target="https://mangal.io/" TargetMode="External"/><Relationship Id="rId23" Type="http://schemas.openxmlformats.org/officeDocument/2006/relationships/hyperlink" Target="https://CRAN.R-project.org/package=DHARMa" TargetMode="External"/><Relationship Id="rId10" Type="http://schemas.openxmlformats.org/officeDocument/2006/relationships/image" Target="media/image2.tif"/><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yperlink" Target="https://identify.plantnet-project.org/" TargetMode="External"/><Relationship Id="rId14" Type="http://schemas.openxmlformats.org/officeDocument/2006/relationships/hyperlink" Target="https://www.try-db.org/TryWeb/About.php" TargetMode="External"/><Relationship Id="rId22" Type="http://schemas.openxmlformats.org/officeDocument/2006/relationships/hyperlink" Target="https://CRAN.R-project.org/package=econetwor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B15EB-D866-4E6C-883E-FC6C415DC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6572</TotalTime>
  <Pages>40</Pages>
  <Words>11535</Words>
  <Characters>65751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 White</dc:creator>
  <cp:keywords/>
  <dc:description/>
  <cp:lastModifiedBy>Cian White</cp:lastModifiedBy>
  <cp:revision>1</cp:revision>
  <dcterms:created xsi:type="dcterms:W3CDTF">2021-10-01T16:17:00Z</dcterms:created>
  <dcterms:modified xsi:type="dcterms:W3CDTF">2021-10-30T14:29:00Z</dcterms:modified>
</cp:coreProperties>
</file>